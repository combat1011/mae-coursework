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F81BD" w:themeColor="accent1"/>
        </w:rPr>
        <w:id w:val="236834075"/>
        <w:docPartObj>
          <w:docPartGallery w:val="Cover Pages"/>
          <w:docPartUnique/>
        </w:docPartObj>
      </w:sdtPr>
      <w:sdtEndPr>
        <w:rPr>
          <w:color w:val="auto"/>
        </w:rPr>
      </w:sdtEndPr>
      <w:sdtContent>
        <w:p w14:paraId="7BCEA6C6" w14:textId="4C201D40" w:rsidR="006F10FF" w:rsidRPr="006F10FF" w:rsidRDefault="006F10FF">
          <w:pPr>
            <w:pStyle w:val="NoSpacing"/>
            <w:spacing w:before="1540" w:after="240"/>
            <w:jc w:val="center"/>
            <w:rPr>
              <w:rFonts w:ascii="Times New Roman" w:hAnsi="Times New Roman" w:cs="Times New Roman"/>
              <w:color w:val="4F81BD" w:themeColor="accent1"/>
            </w:rPr>
          </w:pPr>
          <w:r w:rsidRPr="006F10FF">
            <w:rPr>
              <w:rFonts w:ascii="Times New Roman" w:hAnsi="Times New Roman" w:cs="Times New Roman"/>
              <w:noProof/>
              <w:color w:val="4F81BD" w:themeColor="accent1"/>
            </w:rPr>
            <w:drawing>
              <wp:inline distT="0" distB="0" distL="0" distR="0" wp14:anchorId="0DEC7D00" wp14:editId="44840EB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52"/>
              <w:szCs w:val="52"/>
            </w:rPr>
            <w:alias w:val="Title"/>
            <w:tag w:val=""/>
            <w:id w:val="1735040861"/>
            <w:placeholder>
              <w:docPart w:val="A55610417D9845998282C970218F4F27"/>
            </w:placeholder>
            <w:dataBinding w:prefixMappings="xmlns:ns0='http://purl.org/dc/elements/1.1/' xmlns:ns1='http://schemas.openxmlformats.org/package/2006/metadata/core-properties' " w:xpath="/ns1:coreProperties[1]/ns0:title[1]" w:storeItemID="{6C3C8BC8-F283-45AE-878A-BAB7291924A1}"/>
            <w:text/>
          </w:sdtPr>
          <w:sdtContent>
            <w:p w14:paraId="41E0F99C" w14:textId="0F72A042" w:rsidR="006F10FF" w:rsidRPr="006F10FF" w:rsidRDefault="006F10FF">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80"/>
                  <w:szCs w:val="80"/>
                </w:rPr>
              </w:pPr>
              <w:r w:rsidRPr="006F10FF">
                <w:rPr>
                  <w:rFonts w:ascii="Times New Roman" w:eastAsiaTheme="majorEastAsia" w:hAnsi="Times New Roman" w:cs="Times New Roman"/>
                  <w:color w:val="17365D" w:themeColor="text2" w:themeShade="BF"/>
                  <w:spacing w:val="5"/>
                  <w:kern w:val="28"/>
                  <w:sz w:val="52"/>
                  <w:szCs w:val="52"/>
                </w:rPr>
                <w:t>Consent and Concern: A Condensed Argument</w:t>
              </w:r>
            </w:p>
          </w:sdtContent>
        </w:sdt>
        <w:sdt>
          <w:sdtPr>
            <w:rPr>
              <w:rFonts w:ascii="Times New Roman" w:eastAsiaTheme="majorEastAsia" w:hAnsi="Times New Roman" w:cs="Times New Roman"/>
              <w:b/>
              <w:bCs/>
              <w:color w:val="365F91" w:themeColor="accent1" w:themeShade="BF"/>
              <w:sz w:val="28"/>
              <w:szCs w:val="28"/>
            </w:rPr>
            <w:alias w:val="Subtitle"/>
            <w:tag w:val=""/>
            <w:id w:val="328029620"/>
            <w:placeholder>
              <w:docPart w:val="C8B6FA127FE64F6BB5ADF88DF9D6A408"/>
            </w:placeholder>
            <w:dataBinding w:prefixMappings="xmlns:ns0='http://purl.org/dc/elements/1.1/' xmlns:ns1='http://schemas.openxmlformats.org/package/2006/metadata/core-properties' " w:xpath="/ns1:coreProperties[1]/ns0:subject[1]" w:storeItemID="{6C3C8BC8-F283-45AE-878A-BAB7291924A1}"/>
            <w:text/>
          </w:sdtPr>
          <w:sdtContent>
            <w:p w14:paraId="6ED49CED" w14:textId="275EED03" w:rsidR="006F10FF" w:rsidRPr="006F10FF" w:rsidRDefault="006F10FF">
              <w:pPr>
                <w:pStyle w:val="NoSpacing"/>
                <w:jc w:val="center"/>
                <w:rPr>
                  <w:rFonts w:ascii="Times New Roman" w:hAnsi="Times New Roman" w:cs="Times New Roman"/>
                  <w:color w:val="4F81BD" w:themeColor="accent1"/>
                  <w:sz w:val="28"/>
                  <w:szCs w:val="28"/>
                </w:rPr>
              </w:pPr>
              <w:r w:rsidRPr="006F10FF">
                <w:rPr>
                  <w:rFonts w:ascii="Times New Roman" w:eastAsiaTheme="majorEastAsia" w:hAnsi="Times New Roman" w:cs="Times New Roman"/>
                  <w:b/>
                  <w:bCs/>
                  <w:color w:val="365F91" w:themeColor="accent1" w:themeShade="BF"/>
                  <w:sz w:val="28"/>
                  <w:szCs w:val="28"/>
                </w:rPr>
                <w:t>Ethical Tensions in Contemporary AI Systems</w:t>
              </w:r>
            </w:p>
          </w:sdtContent>
        </w:sdt>
        <w:p w14:paraId="6D952655" w14:textId="0E911853" w:rsidR="006F10FF" w:rsidRPr="006F10FF" w:rsidRDefault="006F10FF">
          <w:pPr>
            <w:pStyle w:val="NoSpacing"/>
            <w:spacing w:before="480"/>
            <w:jc w:val="center"/>
            <w:rPr>
              <w:rFonts w:ascii="Times New Roman" w:hAnsi="Times New Roman" w:cs="Times New Roman"/>
              <w:color w:val="4F81BD" w:themeColor="accent1"/>
            </w:rPr>
          </w:pPr>
          <w:r w:rsidRPr="006F10FF">
            <w:rPr>
              <w:rFonts w:ascii="Times New Roman" w:hAnsi="Times New Roman" w:cs="Times New Roman"/>
              <w:noProof/>
              <w:color w:val="4F81BD" w:themeColor="accent1"/>
            </w:rPr>
            <w:drawing>
              <wp:inline distT="0" distB="0" distL="0" distR="0" wp14:anchorId="34B574AD" wp14:editId="6F5EEFE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2F1388" w14:textId="4250E189" w:rsidR="006F10FF" w:rsidRPr="006F10FF" w:rsidRDefault="006F10FF">
          <w:pPr>
            <w:rPr>
              <w:rFonts w:ascii="Times New Roman" w:hAnsi="Times New Roman" w:cs="Times New Roman"/>
            </w:rPr>
          </w:pPr>
          <w:ins w:id="0" w:author="Caquan Palmer" w:date="2026-04-29T16:02:00Z" w16du:dateUtc="2026-04-29T20:02:00Z">
            <w:r w:rsidRPr="006F10FF">
              <w:rPr>
                <w:rFonts w:ascii="Times New Roman" w:hAnsi="Times New Roman" w:cs="Times New Roman"/>
                <w:noProof/>
                <w:color w:val="4F81BD" w:themeColor="accent1"/>
              </w:rPr>
              <mc:AlternateContent>
                <mc:Choice Requires="wps">
                  <w:drawing>
                    <wp:anchor distT="0" distB="0" distL="114300" distR="114300" simplePos="0" relativeHeight="251660288" behindDoc="0" locked="0" layoutInCell="1" allowOverlap="1" wp14:anchorId="33E9244E" wp14:editId="3F9C6380">
                      <wp:simplePos x="0" y="0"/>
                      <wp:positionH relativeFrom="margin">
                        <wp:posOffset>0</wp:posOffset>
                      </wp:positionH>
                      <wp:positionV relativeFrom="page">
                        <wp:posOffset>5238750</wp:posOffset>
                      </wp:positionV>
                      <wp:extent cx="6553200" cy="2355850"/>
                      <wp:effectExtent l="0" t="0" r="0" b="6350"/>
                      <wp:wrapNone/>
                      <wp:docPr id="1215355555" name="Text Box 146"/>
                      <wp:cNvGraphicFramePr/>
                      <a:graphic xmlns:a="http://schemas.openxmlformats.org/drawingml/2006/main">
                        <a:graphicData uri="http://schemas.microsoft.com/office/word/2010/wordprocessingShape">
                          <wps:wsp>
                            <wps:cNvSpPr txBox="1"/>
                            <wps:spPr>
                              <a:xfrm>
                                <a:off x="0" y="0"/>
                                <a:ext cx="6553200" cy="235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5CA3E5" w14:textId="77777777" w:rsidR="006F10FF" w:rsidRPr="00974510" w:rsidRDefault="006F10FF" w:rsidP="006F10FF">
                                  <w:pPr>
                                    <w:pStyle w:val="NoSpacing"/>
                                    <w:spacing w:after="40"/>
                                    <w:jc w:val="center"/>
                                    <w:rPr>
                                      <w:ins w:id="1" w:author="Caquan Palmer" w:date="2026-04-29T16:03:00Z" w16du:dateUtc="2026-04-29T20:03:00Z"/>
                                      <w:caps/>
                                      <w:color w:val="4F81BD" w:themeColor="accent1"/>
                                      <w:sz w:val="28"/>
                                      <w:szCs w:val="28"/>
                                    </w:rPr>
                                  </w:pPr>
                                  <w:ins w:id="2" w:author="Caquan Palmer" w:date="2026-04-29T16:03:00Z" w16du:dateUtc="2026-04-29T20:03:00Z">
                                    <w:r>
                                      <w:rPr>
                                        <w:caps/>
                                        <w:color w:val="4F81BD" w:themeColor="accent1"/>
                                        <w:sz w:val="28"/>
                                        <w:szCs w:val="28"/>
                                      </w:rPr>
                                      <w:t xml:space="preserve">Caquan </w:t>
                                    </w:r>
                                    <w:r w:rsidRPr="00974510">
                                      <w:rPr>
                                        <w:caps/>
                                        <w:color w:val="4F81BD" w:themeColor="accent1"/>
                                        <w:sz w:val="28"/>
                                        <w:szCs w:val="28"/>
                                      </w:rPr>
                                      <w:t>Palmer</w:t>
                                    </w:r>
                                  </w:ins>
                                </w:p>
                                <w:p w14:paraId="05085E37" w14:textId="77777777" w:rsidR="006F10FF" w:rsidRPr="00974510" w:rsidRDefault="006F10FF" w:rsidP="006F10FF">
                                  <w:pPr>
                                    <w:pStyle w:val="NoSpacing"/>
                                    <w:spacing w:after="40"/>
                                    <w:jc w:val="center"/>
                                    <w:rPr>
                                      <w:ins w:id="3" w:author="Caquan Palmer" w:date="2026-04-29T16:03:00Z" w16du:dateUtc="2026-04-29T20:03:00Z"/>
                                      <w:caps/>
                                      <w:color w:val="4F81BD" w:themeColor="accent1"/>
                                      <w:sz w:val="28"/>
                                      <w:szCs w:val="28"/>
                                    </w:rPr>
                                  </w:pPr>
                                  <w:ins w:id="4" w:author="Caquan Palmer" w:date="2026-04-29T16:03:00Z" w16du:dateUtc="2026-04-29T20:03:00Z">
                                    <w:r w:rsidRPr="00974510">
                                      <w:rPr>
                                        <w:caps/>
                                        <w:color w:val="4F81BD" w:themeColor="accent1"/>
                                        <w:sz w:val="28"/>
                                        <w:szCs w:val="28"/>
                                      </w:rPr>
                                      <w:t>Department of Computing and Information Sciences</w:t>
                                    </w:r>
                                  </w:ins>
                                </w:p>
                                <w:p w14:paraId="2D13052D" w14:textId="77777777" w:rsidR="006F10FF" w:rsidRDefault="006F10FF" w:rsidP="006F10FF">
                                  <w:pPr>
                                    <w:pStyle w:val="NoSpacing"/>
                                    <w:spacing w:after="40"/>
                                    <w:jc w:val="center"/>
                                    <w:rPr>
                                      <w:caps/>
                                      <w:color w:val="4F81BD" w:themeColor="accent1"/>
                                      <w:sz w:val="28"/>
                                      <w:szCs w:val="28"/>
                                    </w:rPr>
                                  </w:pPr>
                                  <w:ins w:id="5" w:author="Caquan Palmer" w:date="2026-04-29T16:03:00Z" w16du:dateUtc="2026-04-29T20:03:00Z">
                                    <w:r w:rsidRPr="00974510">
                                      <w:rPr>
                                        <w:caps/>
                                        <w:color w:val="4F81BD" w:themeColor="accent1"/>
                                        <w:sz w:val="28"/>
                                        <w:szCs w:val="28"/>
                                      </w:rPr>
                                      <w:t>Niagara University</w:t>
                                    </w:r>
                                  </w:ins>
                                </w:p>
                                <w:p w14:paraId="55994B67" w14:textId="77777777" w:rsidR="006F10FF" w:rsidRDefault="006F10FF" w:rsidP="006F10FF">
                                  <w:pPr>
                                    <w:pStyle w:val="NoSpacing"/>
                                    <w:spacing w:after="40"/>
                                    <w:jc w:val="center"/>
                                    <w:rPr>
                                      <w:caps/>
                                      <w:color w:val="4F81BD" w:themeColor="accent1"/>
                                      <w:sz w:val="28"/>
                                      <w:szCs w:val="28"/>
                                    </w:rPr>
                                  </w:pPr>
                                </w:p>
                                <w:p w14:paraId="7CC04B39" w14:textId="77777777" w:rsidR="006F10FF" w:rsidRDefault="006F10FF" w:rsidP="006F10FF">
                                  <w:pPr>
                                    <w:pStyle w:val="NoSpacing"/>
                                    <w:spacing w:after="40"/>
                                    <w:jc w:val="center"/>
                                    <w:rPr>
                                      <w:caps/>
                                      <w:color w:val="4F81BD" w:themeColor="accent1"/>
                                      <w:sz w:val="28"/>
                                      <w:szCs w:val="28"/>
                                    </w:rPr>
                                  </w:pPr>
                                </w:p>
                                <w:p w14:paraId="05656F8C" w14:textId="77777777" w:rsidR="006F10FF" w:rsidRDefault="006F10FF" w:rsidP="006F10FF">
                                  <w:pPr>
                                    <w:pStyle w:val="NoSpacing"/>
                                    <w:spacing w:after="40"/>
                                    <w:jc w:val="center"/>
                                    <w:rPr>
                                      <w:caps/>
                                      <w:color w:val="4F81BD" w:themeColor="accent1"/>
                                      <w:sz w:val="28"/>
                                      <w:szCs w:val="28"/>
                                    </w:rPr>
                                  </w:pPr>
                                </w:p>
                                <w:p w14:paraId="6F840DD4" w14:textId="77777777" w:rsidR="006F10FF" w:rsidRDefault="006F10FF" w:rsidP="006F10FF">
                                  <w:pPr>
                                    <w:pStyle w:val="NoSpacing"/>
                                    <w:spacing w:after="40"/>
                                    <w:jc w:val="center"/>
                                    <w:rPr>
                                      <w:caps/>
                                      <w:color w:val="4F81BD" w:themeColor="accent1"/>
                                      <w:sz w:val="28"/>
                                      <w:szCs w:val="28"/>
                                    </w:rPr>
                                  </w:pPr>
                                </w:p>
                                <w:p w14:paraId="3CAA19AA" w14:textId="77777777" w:rsidR="006F10FF" w:rsidRPr="006F10FF" w:rsidRDefault="006F10FF" w:rsidP="006F10FF">
                                  <w:pPr>
                                    <w:jc w:val="center"/>
                                    <w:rPr>
                                      <w:sz w:val="28"/>
                                      <w:szCs w:val="28"/>
                                    </w:rPr>
                                  </w:pPr>
                                  <w:r w:rsidRPr="006F10FF">
                                    <w:rPr>
                                      <w:sz w:val="28"/>
                                      <w:szCs w:val="28"/>
                                    </w:rPr>
                                    <w:t>Sponsors: Dr. Glenn Pap, Dr. Taylan Sen, Dr. Joeseph Little</w:t>
                                  </w:r>
                                  <w:r w:rsidRPr="006F10FF">
                                    <w:rPr>
                                      <w:sz w:val="28"/>
                                      <w:szCs w:val="28"/>
                                    </w:rPr>
                                    <w:br/>
                                    <w:t>Faculty Advisor: Dr. Barnwell</w:t>
                                  </w:r>
                                </w:p>
                                <w:p w14:paraId="5C51795F" w14:textId="77777777" w:rsidR="006F10FF" w:rsidRDefault="006F10FF" w:rsidP="006F10FF">
                                  <w:pPr>
                                    <w:pStyle w:val="NoSpacing"/>
                                    <w:spacing w:after="40"/>
                                    <w:jc w:val="center"/>
                                    <w:rPr>
                                      <w:ins w:id="6" w:author="Caquan Palmer" w:date="2026-04-29T16:03:00Z" w16du:dateUtc="2026-04-29T20:03:00Z"/>
                                      <w:caps/>
                                      <w:color w:val="4F81BD" w:themeColor="accent1"/>
                                      <w:sz w:val="28"/>
                                      <w:szCs w:val="28"/>
                                    </w:rPr>
                                  </w:pPr>
                                </w:p>
                                <w:p w14:paraId="4DBA54BB" w14:textId="22672D1B" w:rsidR="006F10FF" w:rsidDel="00974510" w:rsidRDefault="006F10FF" w:rsidP="006F10FF">
                                  <w:pPr>
                                    <w:pStyle w:val="NoSpacing"/>
                                    <w:spacing w:after="40"/>
                                    <w:jc w:val="center"/>
                                    <w:rPr>
                                      <w:del w:id="7" w:author="Caquan Palmer" w:date="2026-04-29T16:02:00Z" w16du:dateUtc="2026-04-29T20:02:00Z"/>
                                      <w:caps/>
                                      <w:color w:val="4F81BD" w:themeColor="accent1"/>
                                      <w:sz w:val="28"/>
                                      <w:szCs w:val="28"/>
                                    </w:rPr>
                                  </w:pPr>
                                </w:p>
                                <w:p w14:paraId="00516B6B" w14:textId="77777777" w:rsidR="006F10FF" w:rsidDel="00974510" w:rsidRDefault="006F10FF" w:rsidP="006F10FF">
                                  <w:pPr>
                                    <w:pStyle w:val="NoSpacing"/>
                                    <w:jc w:val="center"/>
                                    <w:rPr>
                                      <w:del w:id="8" w:author="Caquan Palmer" w:date="2026-04-29T16:02:00Z" w16du:dateUtc="2026-04-29T20:02:00Z"/>
                                      <w:color w:val="4F81BD" w:themeColor="accent1"/>
                                    </w:rPr>
                                  </w:pPr>
                                  <w:customXmlDelRangeStart w:id="9" w:author="Caquan Palmer" w:date="2026-04-29T16:02:00Z"/>
                                  <w:sdt>
                                    <w:sdtPr>
                                      <w:rPr>
                                        <w:caps/>
                                        <w:color w:val="4F81BD" w:themeColor="accent1"/>
                                      </w:rPr>
                                      <w:alias w:val="Company"/>
                                      <w:tag w:val=""/>
                                      <w:id w:val="-291985237"/>
                                      <w:dataBinding w:prefixMappings="xmlns:ns0='http://schemas.openxmlformats.org/officeDocument/2006/extended-properties' " w:xpath="/ns0:Properties[1]/ns0:Company[1]" w:storeItemID="{6668398D-A668-4E3E-A5EB-62B293D839F1}"/>
                                      <w:text/>
                                    </w:sdtPr>
                                    <w:sdtContent>
                                      <w:customXmlDelRangeEnd w:id="9"/>
                                      <w:customXmlDelRangeStart w:id="10" w:author="Caquan Palmer" w:date="2026-04-29T16:02:00Z"/>
                                    </w:sdtContent>
                                  </w:sdt>
                                  <w:customXmlDelRangeEnd w:id="10"/>
                                </w:p>
                                <w:p w14:paraId="4E92A769" w14:textId="77777777" w:rsidR="006F10FF" w:rsidRDefault="006F10FF" w:rsidP="006F10FF">
                                  <w:pPr>
                                    <w:pStyle w:val="NoSpacing"/>
                                    <w:jc w:val="center"/>
                                    <w:rPr>
                                      <w:color w:val="4F81BD" w:themeColor="accent1"/>
                                    </w:rPr>
                                  </w:pPr>
                                  <w:customXmlDelRangeStart w:id="11" w:author="Caquan Palmer" w:date="2026-04-29T16:02:00Z"/>
                                  <w:sdt>
                                    <w:sdtPr>
                                      <w:rPr>
                                        <w:color w:val="4F81BD" w:themeColor="accent1"/>
                                      </w:rPr>
                                      <w:alias w:val="Address"/>
                                      <w:tag w:val=""/>
                                      <w:id w:val="83341397"/>
                                      <w:dataBinding w:prefixMappings="xmlns:ns0='http://schemas.microsoft.com/office/2006/coverPageProps' " w:xpath="/ns0:CoverPageProperties[1]/ns0:CompanyAddress[1]" w:storeItemID="{55AF091B-3C7A-41E3-B477-F2FDAA23CFDA}"/>
                                      <w:text/>
                                    </w:sdtPr>
                                    <w:sdtContent>
                                      <w:customXmlDelRangeEnd w:id="11"/>
                                      <w:customXmlDelRangeStart w:id="12" w:author="Caquan Palmer" w:date="2026-04-29T16:02:00Z"/>
                                    </w:sdtContent>
                                  </w:sdt>
                                  <w:customXmlDelRangeEnd w:id="12"/>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3E9244E" id="_x0000_t202" coordsize="21600,21600" o:spt="202" path="m,l,21600r21600,l21600,xe">
                      <v:stroke joinstyle="miter"/>
                      <v:path gradientshapeok="t" o:connecttype="rect"/>
                    </v:shapetype>
                    <v:shape id="Text Box 146" o:spid="_x0000_s1026" type="#_x0000_t202" style="position:absolute;margin-left:0;margin-top:412.5pt;width:516pt;height:185.5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" filled="f" stroked="f" strokeweight=".5pt">
                      <v:textbox inset="0,0,0,0">
                        <w:txbxContent>
                          <w:p w14:paraId="285CA3E5" w14:textId="77777777" w:rsidR="006F10FF" w:rsidRPr="00974510" w:rsidRDefault="006F10FF" w:rsidP="006F10FF">
                            <w:pPr>
                              <w:pStyle w:val="NoSpacing"/>
                              <w:spacing w:after="40"/>
                              <w:jc w:val="center"/>
                              <w:rPr>
                                <w:ins w:id="13" w:author="Caquan Palmer" w:date="2026-04-29T16:03:00Z" w16du:dateUtc="2026-04-29T20:03:00Z"/>
                                <w:caps/>
                                <w:color w:val="4F81BD" w:themeColor="accent1"/>
                                <w:sz w:val="28"/>
                                <w:szCs w:val="28"/>
                              </w:rPr>
                            </w:pPr>
                            <w:ins w:id="14" w:author="Caquan Palmer" w:date="2026-04-29T16:03:00Z" w16du:dateUtc="2026-04-29T20:03:00Z">
                              <w:r>
                                <w:rPr>
                                  <w:caps/>
                                  <w:color w:val="4F81BD" w:themeColor="accent1"/>
                                  <w:sz w:val="28"/>
                                  <w:szCs w:val="28"/>
                                </w:rPr>
                                <w:t xml:space="preserve">Caquan </w:t>
                              </w:r>
                              <w:r w:rsidRPr="00974510">
                                <w:rPr>
                                  <w:caps/>
                                  <w:color w:val="4F81BD" w:themeColor="accent1"/>
                                  <w:sz w:val="28"/>
                                  <w:szCs w:val="28"/>
                                </w:rPr>
                                <w:t>Palmer</w:t>
                              </w:r>
                            </w:ins>
                          </w:p>
                          <w:p w14:paraId="05085E37" w14:textId="77777777" w:rsidR="006F10FF" w:rsidRPr="00974510" w:rsidRDefault="006F10FF" w:rsidP="006F10FF">
                            <w:pPr>
                              <w:pStyle w:val="NoSpacing"/>
                              <w:spacing w:after="40"/>
                              <w:jc w:val="center"/>
                              <w:rPr>
                                <w:ins w:id="15" w:author="Caquan Palmer" w:date="2026-04-29T16:03:00Z" w16du:dateUtc="2026-04-29T20:03:00Z"/>
                                <w:caps/>
                                <w:color w:val="4F81BD" w:themeColor="accent1"/>
                                <w:sz w:val="28"/>
                                <w:szCs w:val="28"/>
                              </w:rPr>
                            </w:pPr>
                            <w:ins w:id="16" w:author="Caquan Palmer" w:date="2026-04-29T16:03:00Z" w16du:dateUtc="2026-04-29T20:03:00Z">
                              <w:r w:rsidRPr="00974510">
                                <w:rPr>
                                  <w:caps/>
                                  <w:color w:val="4F81BD" w:themeColor="accent1"/>
                                  <w:sz w:val="28"/>
                                  <w:szCs w:val="28"/>
                                </w:rPr>
                                <w:t>Department of Computing and Information Sciences</w:t>
                              </w:r>
                            </w:ins>
                          </w:p>
                          <w:p w14:paraId="2D13052D" w14:textId="77777777" w:rsidR="006F10FF" w:rsidRDefault="006F10FF" w:rsidP="006F10FF">
                            <w:pPr>
                              <w:pStyle w:val="NoSpacing"/>
                              <w:spacing w:after="40"/>
                              <w:jc w:val="center"/>
                              <w:rPr>
                                <w:caps/>
                                <w:color w:val="4F81BD" w:themeColor="accent1"/>
                                <w:sz w:val="28"/>
                                <w:szCs w:val="28"/>
                              </w:rPr>
                            </w:pPr>
                            <w:ins w:id="17" w:author="Caquan Palmer" w:date="2026-04-29T16:03:00Z" w16du:dateUtc="2026-04-29T20:03:00Z">
                              <w:r w:rsidRPr="00974510">
                                <w:rPr>
                                  <w:caps/>
                                  <w:color w:val="4F81BD" w:themeColor="accent1"/>
                                  <w:sz w:val="28"/>
                                  <w:szCs w:val="28"/>
                                </w:rPr>
                                <w:t>Niagara University</w:t>
                              </w:r>
                            </w:ins>
                          </w:p>
                          <w:p w14:paraId="55994B67" w14:textId="77777777" w:rsidR="006F10FF" w:rsidRDefault="006F10FF" w:rsidP="006F10FF">
                            <w:pPr>
                              <w:pStyle w:val="NoSpacing"/>
                              <w:spacing w:after="40"/>
                              <w:jc w:val="center"/>
                              <w:rPr>
                                <w:caps/>
                                <w:color w:val="4F81BD" w:themeColor="accent1"/>
                                <w:sz w:val="28"/>
                                <w:szCs w:val="28"/>
                              </w:rPr>
                            </w:pPr>
                          </w:p>
                          <w:p w14:paraId="7CC04B39" w14:textId="77777777" w:rsidR="006F10FF" w:rsidRDefault="006F10FF" w:rsidP="006F10FF">
                            <w:pPr>
                              <w:pStyle w:val="NoSpacing"/>
                              <w:spacing w:after="40"/>
                              <w:jc w:val="center"/>
                              <w:rPr>
                                <w:caps/>
                                <w:color w:val="4F81BD" w:themeColor="accent1"/>
                                <w:sz w:val="28"/>
                                <w:szCs w:val="28"/>
                              </w:rPr>
                            </w:pPr>
                          </w:p>
                          <w:p w14:paraId="05656F8C" w14:textId="77777777" w:rsidR="006F10FF" w:rsidRDefault="006F10FF" w:rsidP="006F10FF">
                            <w:pPr>
                              <w:pStyle w:val="NoSpacing"/>
                              <w:spacing w:after="40"/>
                              <w:jc w:val="center"/>
                              <w:rPr>
                                <w:caps/>
                                <w:color w:val="4F81BD" w:themeColor="accent1"/>
                                <w:sz w:val="28"/>
                                <w:szCs w:val="28"/>
                              </w:rPr>
                            </w:pPr>
                          </w:p>
                          <w:p w14:paraId="6F840DD4" w14:textId="77777777" w:rsidR="006F10FF" w:rsidRDefault="006F10FF" w:rsidP="006F10FF">
                            <w:pPr>
                              <w:pStyle w:val="NoSpacing"/>
                              <w:spacing w:after="40"/>
                              <w:jc w:val="center"/>
                              <w:rPr>
                                <w:caps/>
                                <w:color w:val="4F81BD" w:themeColor="accent1"/>
                                <w:sz w:val="28"/>
                                <w:szCs w:val="28"/>
                              </w:rPr>
                            </w:pPr>
                          </w:p>
                          <w:p w14:paraId="3CAA19AA" w14:textId="77777777" w:rsidR="006F10FF" w:rsidRPr="006F10FF" w:rsidRDefault="006F10FF" w:rsidP="006F10FF">
                            <w:pPr>
                              <w:jc w:val="center"/>
                              <w:rPr>
                                <w:sz w:val="28"/>
                                <w:szCs w:val="28"/>
                              </w:rPr>
                            </w:pPr>
                            <w:r w:rsidRPr="006F10FF">
                              <w:rPr>
                                <w:sz w:val="28"/>
                                <w:szCs w:val="28"/>
                              </w:rPr>
                              <w:t>Sponsors: Dr. Glenn Pap, Dr. Taylan Sen, Dr. Joeseph Little</w:t>
                            </w:r>
                            <w:r w:rsidRPr="006F10FF">
                              <w:rPr>
                                <w:sz w:val="28"/>
                                <w:szCs w:val="28"/>
                              </w:rPr>
                              <w:br/>
                              <w:t>Faculty Advisor: Dr. Barnwell</w:t>
                            </w:r>
                          </w:p>
                          <w:p w14:paraId="5C51795F" w14:textId="77777777" w:rsidR="006F10FF" w:rsidRDefault="006F10FF" w:rsidP="006F10FF">
                            <w:pPr>
                              <w:pStyle w:val="NoSpacing"/>
                              <w:spacing w:after="40"/>
                              <w:jc w:val="center"/>
                              <w:rPr>
                                <w:ins w:id="18" w:author="Caquan Palmer" w:date="2026-04-29T16:03:00Z" w16du:dateUtc="2026-04-29T20:03:00Z"/>
                                <w:caps/>
                                <w:color w:val="4F81BD" w:themeColor="accent1"/>
                                <w:sz w:val="28"/>
                                <w:szCs w:val="28"/>
                              </w:rPr>
                            </w:pPr>
                          </w:p>
                          <w:p w14:paraId="4DBA54BB" w14:textId="22672D1B" w:rsidR="006F10FF" w:rsidDel="00974510" w:rsidRDefault="006F10FF" w:rsidP="006F10FF">
                            <w:pPr>
                              <w:pStyle w:val="NoSpacing"/>
                              <w:spacing w:after="40"/>
                              <w:jc w:val="center"/>
                              <w:rPr>
                                <w:del w:id="19" w:author="Caquan Palmer" w:date="2026-04-29T16:02:00Z" w16du:dateUtc="2026-04-29T20:02:00Z"/>
                                <w:caps/>
                                <w:color w:val="4F81BD" w:themeColor="accent1"/>
                                <w:sz w:val="28"/>
                                <w:szCs w:val="28"/>
                              </w:rPr>
                            </w:pPr>
                          </w:p>
                          <w:p w14:paraId="00516B6B" w14:textId="77777777" w:rsidR="006F10FF" w:rsidDel="00974510" w:rsidRDefault="006F10FF" w:rsidP="006F10FF">
                            <w:pPr>
                              <w:pStyle w:val="NoSpacing"/>
                              <w:jc w:val="center"/>
                              <w:rPr>
                                <w:del w:id="20" w:author="Caquan Palmer" w:date="2026-04-29T16:02:00Z" w16du:dateUtc="2026-04-29T20:02:00Z"/>
                                <w:color w:val="4F81BD" w:themeColor="accent1"/>
                              </w:rPr>
                            </w:pPr>
                            <w:customXmlDelRangeStart w:id="21" w:author="Caquan Palmer" w:date="2026-04-29T16:02:00Z"/>
                            <w:sdt>
                              <w:sdtPr>
                                <w:rPr>
                                  <w:caps/>
                                  <w:color w:val="4F81BD" w:themeColor="accent1"/>
                                </w:rPr>
                                <w:alias w:val="Company"/>
                                <w:tag w:val=""/>
                                <w:id w:val="-291985237"/>
                                <w:dataBinding w:prefixMappings="xmlns:ns0='http://schemas.openxmlformats.org/officeDocument/2006/extended-properties' " w:xpath="/ns0:Properties[1]/ns0:Company[1]" w:storeItemID="{6668398D-A668-4E3E-A5EB-62B293D839F1}"/>
                                <w:text/>
                              </w:sdtPr>
                              <w:sdtContent>
                                <w:customXmlDelRangeEnd w:id="21"/>
                                <w:customXmlDelRangeStart w:id="22" w:author="Caquan Palmer" w:date="2026-04-29T16:02:00Z"/>
                              </w:sdtContent>
                            </w:sdt>
                            <w:customXmlDelRangeEnd w:id="22"/>
                          </w:p>
                          <w:p w14:paraId="4E92A769" w14:textId="77777777" w:rsidR="006F10FF" w:rsidRDefault="006F10FF" w:rsidP="006F10FF">
                            <w:pPr>
                              <w:pStyle w:val="NoSpacing"/>
                              <w:jc w:val="center"/>
                              <w:rPr>
                                <w:color w:val="4F81BD" w:themeColor="accent1"/>
                              </w:rPr>
                            </w:pPr>
                            <w:customXmlDelRangeStart w:id="23" w:author="Caquan Palmer" w:date="2026-04-29T16:02:00Z"/>
                            <w:sdt>
                              <w:sdtPr>
                                <w:rPr>
                                  <w:color w:val="4F81BD" w:themeColor="accent1"/>
                                </w:rPr>
                                <w:alias w:val="Address"/>
                                <w:tag w:val=""/>
                                <w:id w:val="83341397"/>
                                <w:dataBinding w:prefixMappings="xmlns:ns0='http://schemas.microsoft.com/office/2006/coverPageProps' " w:xpath="/ns0:CoverPageProperties[1]/ns0:CompanyAddress[1]" w:storeItemID="{55AF091B-3C7A-41E3-B477-F2FDAA23CFDA}"/>
                                <w:text/>
                              </w:sdtPr>
                              <w:sdtContent>
                                <w:customXmlDelRangeEnd w:id="23"/>
                                <w:customXmlDelRangeStart w:id="24" w:author="Caquan Palmer" w:date="2026-04-29T16:02:00Z"/>
                              </w:sdtContent>
                            </w:sdt>
                            <w:customXmlDelRangeEnd w:id="24"/>
                          </w:p>
                        </w:txbxContent>
                      </v:textbox>
                      <w10:wrap anchorx="margin" anchory="page"/>
                    </v:shape>
                  </w:pict>
                </mc:Fallback>
              </mc:AlternateContent>
            </w:r>
          </w:ins>
          <w:r w:rsidRPr="006F10FF">
            <w:rPr>
              <w:rFonts w:ascii="Times New Roman" w:hAnsi="Times New Roman" w:cs="Times New Roman"/>
            </w:rPr>
            <w:br w:type="page"/>
          </w:r>
        </w:p>
      </w:sdtContent>
    </w:sdt>
    <w:p w14:paraId="59072728" w14:textId="55523E5B" w:rsidR="00D61F08" w:rsidRPr="006F10FF" w:rsidRDefault="00000000" w:rsidP="006F10FF">
      <w:pPr>
        <w:pStyle w:val="Title"/>
        <w:jc w:val="center"/>
        <w:rPr>
          <w:rFonts w:ascii="Times New Roman" w:hAnsi="Times New Roman" w:cs="Times New Roman"/>
        </w:rPr>
      </w:pPr>
      <w:r w:rsidRPr="006F10FF">
        <w:rPr>
          <w:rFonts w:ascii="Times New Roman" w:hAnsi="Times New Roman" w:cs="Times New Roman"/>
        </w:rPr>
        <w:lastRenderedPageBreak/>
        <w:t>Consent and Concern: A Condensed Argument</w:t>
      </w:r>
    </w:p>
    <w:p w14:paraId="0276046D" w14:textId="77777777" w:rsidR="00D61F08" w:rsidRPr="006F10FF" w:rsidRDefault="00000000" w:rsidP="006F10FF">
      <w:pPr>
        <w:pStyle w:val="Heading1"/>
        <w:jc w:val="center"/>
        <w:rPr>
          <w:rFonts w:ascii="Times New Roman" w:hAnsi="Times New Roman" w:cs="Times New Roman"/>
        </w:rPr>
      </w:pPr>
      <w:r w:rsidRPr="006F10FF">
        <w:rPr>
          <w:rFonts w:ascii="Times New Roman" w:hAnsi="Times New Roman" w:cs="Times New Roman"/>
        </w:rPr>
        <w:t>Ethical Tensions in Contemporary AI Systems</w:t>
      </w:r>
    </w:p>
    <w:p w14:paraId="78DCC46B" w14:textId="77777777" w:rsidR="006F10FF" w:rsidRPr="006F10FF" w:rsidRDefault="00000000">
      <w:pPr>
        <w:rPr>
          <w:rFonts w:ascii="Times New Roman" w:hAnsi="Times New Roman" w:cs="Times New Roman"/>
          <w:sz w:val="24"/>
          <w:szCs w:val="24"/>
        </w:rPr>
      </w:pPr>
      <w:r w:rsidRPr="006F10FF">
        <w:rPr>
          <w:rFonts w:ascii="Times New Roman" w:hAnsi="Times New Roman" w:cs="Times New Roman"/>
          <w:b/>
          <w:sz w:val="24"/>
          <w:szCs w:val="24"/>
        </w:rPr>
        <w:t>Caquan Palmer</w:t>
      </w:r>
      <w:r w:rsidRPr="006F10FF">
        <w:rPr>
          <w:rFonts w:ascii="Times New Roman" w:hAnsi="Times New Roman" w:cs="Times New Roman"/>
          <w:sz w:val="24"/>
          <w:szCs w:val="24"/>
        </w:rPr>
        <w:br/>
        <w:t>Niagara University</w:t>
      </w:r>
      <w:r w:rsidRPr="006F10FF">
        <w:rPr>
          <w:rFonts w:ascii="Times New Roman" w:hAnsi="Times New Roman" w:cs="Times New Roman"/>
          <w:sz w:val="24"/>
          <w:szCs w:val="24"/>
        </w:rPr>
        <w:br/>
        <w:t xml:space="preserve">Department of </w:t>
      </w:r>
      <w:r w:rsidR="006F10FF" w:rsidRPr="006F10FF">
        <w:rPr>
          <w:rFonts w:ascii="Times New Roman" w:hAnsi="Times New Roman" w:cs="Times New Roman"/>
          <w:sz w:val="24"/>
          <w:szCs w:val="24"/>
        </w:rPr>
        <w:t>Computer Information Sciences</w:t>
      </w:r>
      <w:r w:rsidRPr="006F10FF">
        <w:rPr>
          <w:rFonts w:ascii="Times New Roman" w:hAnsi="Times New Roman" w:cs="Times New Roman"/>
          <w:sz w:val="24"/>
          <w:szCs w:val="24"/>
        </w:rPr>
        <w:br/>
      </w:r>
    </w:p>
    <w:p w14:paraId="4D6CEC26"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Abstract</w:t>
      </w:r>
    </w:p>
    <w:p w14:paraId="66AC478F"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Modern AI systems </w:t>
      </w:r>
      <w:proofErr w:type="gramStart"/>
      <w:r w:rsidRPr="006F10FF">
        <w:rPr>
          <w:rFonts w:ascii="Times New Roman" w:hAnsi="Times New Roman" w:cs="Times New Roman"/>
          <w:sz w:val="24"/>
          <w:szCs w:val="24"/>
        </w:rPr>
        <w:t>extract</w:t>
      </w:r>
      <w:proofErr w:type="gramEnd"/>
      <w:r w:rsidRPr="006F10FF">
        <w:rPr>
          <w:rFonts w:ascii="Times New Roman" w:hAnsi="Times New Roman" w:cs="Times New Roman"/>
          <w:sz w:val="24"/>
          <w:szCs w:val="24"/>
        </w:rPr>
        <w:t xml:space="preserve"> before they assist. This paper argues that the ethical problems with contemporary AI are not implementation failures but design outcomes — features of the systems that built them, not bugs to be patched out. Two scholars frame the argument. Sidney Dobrin (2023) treats AI as a collaborative writing tool whose ethical risks can be managed through transparency, prompt discipline, and user literacy. Kate Crawford (2021) treats AI as material empire — a planetary-scale infrastructure built on resource extraction, exploited labor, and non-consensual data harvesting. The collision is the paper's spine. Dobrin optimizes the symptom. Crawford </w:t>
      </w:r>
      <w:proofErr w:type="gramStart"/>
      <w:r w:rsidRPr="006F10FF">
        <w:rPr>
          <w:rFonts w:ascii="Times New Roman" w:hAnsi="Times New Roman" w:cs="Times New Roman"/>
          <w:sz w:val="24"/>
          <w:szCs w:val="24"/>
        </w:rPr>
        <w:t>names</w:t>
      </w:r>
      <w:proofErr w:type="gramEnd"/>
      <w:r w:rsidRPr="006F10FF">
        <w:rPr>
          <w:rFonts w:ascii="Times New Roman" w:hAnsi="Times New Roman" w:cs="Times New Roman"/>
          <w:sz w:val="24"/>
          <w:szCs w:val="24"/>
        </w:rPr>
        <w:t xml:space="preserve"> the disease. Drawing also on Cathy O'Neil, Safiya Noble, the UNESCO Recommendation, the EU AI Act, and the NIST AI Risk Management Framework, the paper documents how extraction, classification, tiered access, and evidentiary risk operate as a single coordinated pipeline. </w:t>
      </w:r>
      <w:proofErr w:type="gramStart"/>
      <w:r w:rsidRPr="006F10FF">
        <w:rPr>
          <w:rFonts w:ascii="Times New Roman" w:hAnsi="Times New Roman" w:cs="Times New Roman"/>
          <w:sz w:val="24"/>
          <w:szCs w:val="24"/>
        </w:rPr>
        <w:t>A counterargument</w:t>
      </w:r>
      <w:proofErr w:type="gramEnd"/>
      <w:r w:rsidRPr="006F10FF">
        <w:rPr>
          <w:rFonts w:ascii="Times New Roman" w:hAnsi="Times New Roman" w:cs="Times New Roman"/>
          <w:sz w:val="24"/>
          <w:szCs w:val="24"/>
        </w:rPr>
        <w:t xml:space="preserve"> section refutes the industry claim that consent and utility are mutually exclusive, and an error-rate section grounds the harm empirically across facial recognition, hiring, healthcare, and pricing algorithms. The paper closes by introducing the Modular Adaptive Entity (MAE) protocol as one user-constructed response, treated in full in the companion paper.</w:t>
      </w:r>
    </w:p>
    <w:p w14:paraId="7A421ABA"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b/>
          <w:sz w:val="24"/>
          <w:szCs w:val="24"/>
        </w:rPr>
        <w:t>Keywords:</w:t>
      </w:r>
      <w:r w:rsidRPr="006F10FF">
        <w:rPr>
          <w:rFonts w:ascii="Times New Roman" w:hAnsi="Times New Roman" w:cs="Times New Roman"/>
          <w:sz w:val="24"/>
          <w:szCs w:val="24"/>
        </w:rPr>
        <w:t xml:space="preserve"> AI ethics, consent, classification, infrastructure, error rates, governance, MAE</w:t>
      </w:r>
    </w:p>
    <w:p w14:paraId="55085358"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1. Introduction</w:t>
      </w:r>
    </w:p>
    <w:p w14:paraId="3B7247E3"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Artificial intelligence is no longer specialized. It runs hiring decisions, medical triage, classroom plagiarism detection, criminal risk scoring, and the search results that shape what people read. The question of whether these systems are ethical has been displaced by a more honest one: is anyone </w:t>
      </w:r>
      <w:proofErr w:type="gramStart"/>
      <w:r w:rsidRPr="006F10FF">
        <w:rPr>
          <w:rFonts w:ascii="Times New Roman" w:hAnsi="Times New Roman" w:cs="Times New Roman"/>
          <w:sz w:val="24"/>
          <w:szCs w:val="24"/>
        </w:rPr>
        <w:t>in a position</w:t>
      </w:r>
      <w:proofErr w:type="gramEnd"/>
      <w:r w:rsidRPr="006F10FF">
        <w:rPr>
          <w:rFonts w:ascii="Times New Roman" w:hAnsi="Times New Roman" w:cs="Times New Roman"/>
          <w:sz w:val="24"/>
          <w:szCs w:val="24"/>
        </w:rPr>
        <w:t xml:space="preserve"> to enforce an answer.</w:t>
      </w:r>
    </w:p>
    <w:p w14:paraId="2A3C9F0A"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lastRenderedPageBreak/>
        <w:t xml:space="preserve">Most ethical critique of AI treats its harms as problems of implementation. A biased dataset here, an opaque model there, a hallucination that escaped review. That framing is comforting but wrong. It allows the architects of these systems to point at edge cases while the underlying logic — extract data, classify, decide, distribute power — runs exactly as designed. The pipeline is not broken. It is </w:t>
      </w:r>
      <w:proofErr w:type="gramStart"/>
      <w:r w:rsidRPr="006F10FF">
        <w:rPr>
          <w:rFonts w:ascii="Times New Roman" w:hAnsi="Times New Roman" w:cs="Times New Roman"/>
          <w:sz w:val="24"/>
          <w:szCs w:val="24"/>
        </w:rPr>
        <w:t>producing</w:t>
      </w:r>
      <w:proofErr w:type="gramEnd"/>
      <w:r w:rsidRPr="006F10FF">
        <w:rPr>
          <w:rFonts w:ascii="Times New Roman" w:hAnsi="Times New Roman" w:cs="Times New Roman"/>
          <w:sz w:val="24"/>
          <w:szCs w:val="24"/>
        </w:rPr>
        <w:t>.</w:t>
      </w:r>
    </w:p>
    <w:p w14:paraId="72AE18B9"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This paper makes the case in seven sections. After laying out the Dobrin–Crawford collision that animates the argument, it walks through the extraction and classification machinery, the tiered-access economy, and the forensic stakes when AI enters investigative pipelines. A dedicated section confronts the strongest industry counterargument — that consent regulation would kill AI utility — and refutes it through governance evidence and technical alternatives. Error rate data follows. The paper closes on the three structural tensions that no technical fix can eliminate, and gestures toward MAE as a personal response to a systemic problem.</w:t>
      </w:r>
    </w:p>
    <w:p w14:paraId="1BF76619"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The argument is short. AI is not failing. It </w:t>
      </w:r>
      <w:proofErr w:type="gramStart"/>
      <w:r w:rsidRPr="006F10FF">
        <w:rPr>
          <w:rFonts w:ascii="Times New Roman" w:hAnsi="Times New Roman" w:cs="Times New Roman"/>
          <w:sz w:val="24"/>
          <w:szCs w:val="24"/>
        </w:rPr>
        <w:t>is succeeding,</w:t>
      </w:r>
      <w:proofErr w:type="gramEnd"/>
      <w:r w:rsidRPr="006F10FF">
        <w:rPr>
          <w:rFonts w:ascii="Times New Roman" w:hAnsi="Times New Roman" w:cs="Times New Roman"/>
          <w:sz w:val="24"/>
          <w:szCs w:val="24"/>
        </w:rPr>
        <w:t xml:space="preserve"> at exactly the things its designers </w:t>
      </w:r>
      <w:proofErr w:type="gramStart"/>
      <w:r w:rsidRPr="006F10FF">
        <w:rPr>
          <w:rFonts w:ascii="Times New Roman" w:hAnsi="Times New Roman" w:cs="Times New Roman"/>
          <w:sz w:val="24"/>
          <w:szCs w:val="24"/>
        </w:rPr>
        <w:t>built it</w:t>
      </w:r>
      <w:proofErr w:type="gramEnd"/>
      <w:r w:rsidRPr="006F10FF">
        <w:rPr>
          <w:rFonts w:ascii="Times New Roman" w:hAnsi="Times New Roman" w:cs="Times New Roman"/>
          <w:sz w:val="24"/>
          <w:szCs w:val="24"/>
        </w:rPr>
        <w:t xml:space="preserve"> to do.</w:t>
      </w:r>
    </w:p>
    <w:p w14:paraId="7D148E57"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2. The Dobrin–Crawford Collision</w:t>
      </w:r>
    </w:p>
    <w:p w14:paraId="18A5A7D4"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Sidney Dobrin's </w:t>
      </w:r>
      <w:r w:rsidRPr="006F10FF">
        <w:rPr>
          <w:rFonts w:ascii="Times New Roman" w:hAnsi="Times New Roman" w:cs="Times New Roman"/>
          <w:i/>
          <w:sz w:val="24"/>
          <w:szCs w:val="24"/>
        </w:rPr>
        <w:t>AI and Writing</w:t>
      </w:r>
      <w:r w:rsidRPr="006F10FF">
        <w:rPr>
          <w:rFonts w:ascii="Times New Roman" w:hAnsi="Times New Roman" w:cs="Times New Roman"/>
          <w:sz w:val="24"/>
          <w:szCs w:val="24"/>
        </w:rPr>
        <w:t xml:space="preserve"> (2023) frames AI as a collaborator. Its ethical risks — embedded bias, plagiarism, opaque outputs — are real, but addressable through user literacy, transparent prompting, and the discipline Dobrin calls "showing your work." His three pillars are integrity, bias detection, and materiality, and his methodology emphasizes durable writing practices that survive whichever model is in fashion this year (</w:t>
      </w:r>
      <w:r w:rsidRPr="006F10FF">
        <w:rPr>
          <w:rFonts w:ascii="Times New Roman" w:hAnsi="Times New Roman" w:cs="Times New Roman"/>
          <w:color w:val="0563C1"/>
          <w:sz w:val="24"/>
          <w:szCs w:val="24"/>
          <w:u w:val="single"/>
        </w:rPr>
        <w:t>Dobrin, 2023, as reviewed in GSOLE</w:t>
      </w:r>
      <w:r w:rsidRPr="006F10FF">
        <w:rPr>
          <w:rFonts w:ascii="Times New Roman" w:hAnsi="Times New Roman" w:cs="Times New Roman"/>
          <w:sz w:val="24"/>
          <w:szCs w:val="24"/>
        </w:rPr>
        <w:t>). The tone is collaborative and skill-building. Users aren't losers. AI literacy is the cure for AI misuse.</w:t>
      </w:r>
    </w:p>
    <w:p w14:paraId="26242C2F"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Kate Crawford's </w:t>
      </w:r>
      <w:r w:rsidRPr="006F10FF">
        <w:rPr>
          <w:rFonts w:ascii="Times New Roman" w:hAnsi="Times New Roman" w:cs="Times New Roman"/>
          <w:i/>
          <w:sz w:val="24"/>
          <w:szCs w:val="24"/>
        </w:rPr>
        <w:t>Atlas of AI</w:t>
      </w:r>
      <w:r w:rsidRPr="006F10FF">
        <w:rPr>
          <w:rFonts w:ascii="Times New Roman" w:hAnsi="Times New Roman" w:cs="Times New Roman"/>
          <w:sz w:val="24"/>
          <w:szCs w:val="24"/>
        </w:rPr>
        <w:t xml:space="preserve"> (2021) refuses that frame. AI is not a tool. It is material empire — a planetary infrastructure that runs on lithium mines in the Atacama, rare-earth extraction in Inner Mongolia, low-paid annotation labor across the global south, and the surveillance apparatus that funnels behavioral data into training corpora (</w:t>
      </w:r>
      <w:r w:rsidRPr="006F10FF">
        <w:rPr>
          <w:rFonts w:ascii="Times New Roman" w:hAnsi="Times New Roman" w:cs="Times New Roman"/>
          <w:color w:val="0563C1"/>
          <w:sz w:val="24"/>
          <w:szCs w:val="24"/>
          <w:u w:val="single"/>
        </w:rPr>
        <w:t>Crawford, 2021</w:t>
      </w:r>
      <w:r w:rsidRPr="006F10FF">
        <w:rPr>
          <w:rFonts w:ascii="Times New Roman" w:hAnsi="Times New Roman" w:cs="Times New Roman"/>
          <w:sz w:val="24"/>
          <w:szCs w:val="24"/>
        </w:rPr>
        <w:t>). Crawford treats "anemic calls for ethics" as displacement — language that lets the industry talk about responsible use while the supply chain continues to violate consent at every link.</w:t>
      </w:r>
    </w:p>
    <w:p w14:paraId="54BFDB7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The two positions cannot be reconciled at the level of practice. Dobrin's transparency norm assumes the writer can document where information came from. But the writer working with a frontier model has no access to the training corpus, no audit of the labor that labeled it, no record of the energy and water spent </w:t>
      </w:r>
      <w:proofErr w:type="gramStart"/>
      <w:r w:rsidRPr="006F10FF">
        <w:rPr>
          <w:rFonts w:ascii="Times New Roman" w:hAnsi="Times New Roman" w:cs="Times New Roman"/>
          <w:sz w:val="24"/>
          <w:szCs w:val="24"/>
        </w:rPr>
        <w:t>to host</w:t>
      </w:r>
      <w:proofErr w:type="gramEnd"/>
      <w:r w:rsidRPr="006F10FF">
        <w:rPr>
          <w:rFonts w:ascii="Times New Roman" w:hAnsi="Times New Roman" w:cs="Times New Roman"/>
          <w:sz w:val="24"/>
          <w:szCs w:val="24"/>
        </w:rPr>
        <w:t xml:space="preserve"> it, and no leverage over how the model's parameters change between sessions. The "show your work" instruction collapses the moment the work stops being legible. Crawford does not need to argue </w:t>
      </w:r>
      <w:r w:rsidRPr="006F10FF">
        <w:rPr>
          <w:rFonts w:ascii="Times New Roman" w:hAnsi="Times New Roman" w:cs="Times New Roman"/>
          <w:sz w:val="24"/>
          <w:szCs w:val="24"/>
        </w:rPr>
        <w:lastRenderedPageBreak/>
        <w:t>Dobrin is wrong about user-side ethics. She needs only to point out that user-side ethics cannot reach the parts of the system where the actual harm originates.</w:t>
      </w:r>
    </w:p>
    <w:p w14:paraId="5F526C1E"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Dobrin himself acknowledges the infrastructure problem. Chapter 10 of </w:t>
      </w:r>
      <w:r w:rsidRPr="006F10FF">
        <w:rPr>
          <w:rFonts w:ascii="Times New Roman" w:hAnsi="Times New Roman" w:cs="Times New Roman"/>
          <w:i/>
          <w:sz w:val="24"/>
          <w:szCs w:val="24"/>
        </w:rPr>
        <w:t>AI and Writing</w:t>
      </w:r>
      <w:r w:rsidRPr="006F10FF">
        <w:rPr>
          <w:rFonts w:ascii="Times New Roman" w:hAnsi="Times New Roman" w:cs="Times New Roman"/>
          <w:sz w:val="24"/>
          <w:szCs w:val="24"/>
        </w:rPr>
        <w:t xml:space="preserve"> discusses extraction, e-waste, and water cost. But the chapter is filed under "</w:t>
      </w:r>
      <w:proofErr w:type="gramStart"/>
      <w:r w:rsidRPr="006F10FF">
        <w:rPr>
          <w:rFonts w:ascii="Times New Roman" w:hAnsi="Times New Roman" w:cs="Times New Roman"/>
          <w:sz w:val="24"/>
          <w:szCs w:val="24"/>
        </w:rPr>
        <w:t>challenges" —</w:t>
      </w:r>
      <w:proofErr w:type="gramEnd"/>
      <w:r w:rsidRPr="006F10FF">
        <w:rPr>
          <w:rFonts w:ascii="Times New Roman" w:hAnsi="Times New Roman" w:cs="Times New Roman"/>
          <w:sz w:val="24"/>
          <w:szCs w:val="24"/>
        </w:rPr>
        <w:t xml:space="preserve"> separate from the practice-oriented chapters where ethics </w:t>
      </w:r>
      <w:proofErr w:type="gramStart"/>
      <w:r w:rsidRPr="006F10FF">
        <w:rPr>
          <w:rFonts w:ascii="Times New Roman" w:hAnsi="Times New Roman" w:cs="Times New Roman"/>
          <w:sz w:val="24"/>
          <w:szCs w:val="24"/>
        </w:rPr>
        <w:t>actually lives</w:t>
      </w:r>
      <w:proofErr w:type="gramEnd"/>
      <w:r w:rsidRPr="006F10FF">
        <w:rPr>
          <w:rFonts w:ascii="Times New Roman" w:hAnsi="Times New Roman" w:cs="Times New Roman"/>
          <w:sz w:val="24"/>
          <w:szCs w:val="24"/>
        </w:rPr>
        <w:t xml:space="preserve">. Materiality is acknowledged and quarantined. That structural choice is, </w:t>
      </w:r>
      <w:proofErr w:type="gramStart"/>
      <w:r w:rsidRPr="006F10FF">
        <w:rPr>
          <w:rFonts w:ascii="Times New Roman" w:hAnsi="Times New Roman" w:cs="Times New Roman"/>
          <w:sz w:val="24"/>
          <w:szCs w:val="24"/>
        </w:rPr>
        <w:t>on</w:t>
      </w:r>
      <w:proofErr w:type="gramEnd"/>
      <w:r w:rsidRPr="006F10FF">
        <w:rPr>
          <w:rFonts w:ascii="Times New Roman" w:hAnsi="Times New Roman" w:cs="Times New Roman"/>
          <w:sz w:val="24"/>
          <w:szCs w:val="24"/>
        </w:rPr>
        <w:t xml:space="preserve"> Crawford's reading, the move that makes the rest of the book function. Once infrastructure is bracketed, responsible collaboration becomes possible. Unbracket it and the framework breaks.</w:t>
      </w:r>
    </w:p>
    <w:p w14:paraId="780AB494"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This paper takes Crawford's diagnosis as primary and Dobrin's prescriptions as necessary but insufficient. The sections that follow document where the infrastructure shows up — in extraction, in classification, in tiered access, in the courtroom — and what the documented harms look like when the bracket is removed.</w:t>
      </w:r>
    </w:p>
    <w:p w14:paraId="4DBE915E" w14:textId="77777777" w:rsidR="00D61F08" w:rsidRPr="006F10FF" w:rsidRDefault="00000000" w:rsidP="006F10FF">
      <w:pPr>
        <w:pStyle w:val="Heading1"/>
        <w:ind w:firstLine="720"/>
        <w:rPr>
          <w:rFonts w:ascii="Times New Roman" w:hAnsi="Times New Roman" w:cs="Times New Roman"/>
          <w:sz w:val="24"/>
          <w:szCs w:val="24"/>
        </w:rPr>
      </w:pPr>
      <w:r w:rsidRPr="006F10FF">
        <w:rPr>
          <w:rFonts w:ascii="Times New Roman" w:hAnsi="Times New Roman" w:cs="Times New Roman"/>
          <w:sz w:val="24"/>
          <w:szCs w:val="24"/>
        </w:rPr>
        <w:t>3. Extraction and Classification</w:t>
      </w:r>
    </w:p>
    <w:p w14:paraId="22DBA9E1"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In Chapter 3 of </w:t>
      </w:r>
      <w:proofErr w:type="gramStart"/>
      <w:r w:rsidRPr="006F10FF">
        <w:rPr>
          <w:rFonts w:ascii="Times New Roman" w:hAnsi="Times New Roman" w:cs="Times New Roman"/>
          <w:i/>
          <w:sz w:val="24"/>
          <w:szCs w:val="24"/>
        </w:rPr>
        <w:t>Atlas of</w:t>
      </w:r>
      <w:proofErr w:type="gramEnd"/>
      <w:r w:rsidRPr="006F10FF">
        <w:rPr>
          <w:rFonts w:ascii="Times New Roman" w:hAnsi="Times New Roman" w:cs="Times New Roman"/>
          <w:i/>
          <w:sz w:val="24"/>
          <w:szCs w:val="24"/>
        </w:rPr>
        <w:t xml:space="preserve"> AI</w:t>
      </w:r>
      <w:r w:rsidRPr="006F10FF">
        <w:rPr>
          <w:rFonts w:ascii="Times New Roman" w:hAnsi="Times New Roman" w:cs="Times New Roman"/>
          <w:sz w:val="24"/>
          <w:szCs w:val="24"/>
        </w:rPr>
        <w:t>, Crawford dismantles the idea that data is a neutral substance awaiting discovery. Data is taken — from faces, from communications, from family photographs scraped off social media, from location histories harvested through ambiguous mobile permissions, from purchased behavioral profiles assembled by data brokers most users have never heard of (</w:t>
      </w:r>
      <w:r w:rsidRPr="006F10FF">
        <w:rPr>
          <w:rFonts w:ascii="Times New Roman" w:hAnsi="Times New Roman" w:cs="Times New Roman"/>
          <w:color w:val="0563C1"/>
          <w:sz w:val="24"/>
          <w:szCs w:val="24"/>
          <w:u w:val="single"/>
        </w:rPr>
        <w:t>Crawford, 2021, pp. 93–119</w:t>
      </w:r>
      <w:r w:rsidRPr="006F10FF">
        <w:rPr>
          <w:rFonts w:ascii="Times New Roman" w:hAnsi="Times New Roman" w:cs="Times New Roman"/>
          <w:sz w:val="24"/>
          <w:szCs w:val="24"/>
        </w:rPr>
        <w:t xml:space="preserve">). Crawford uses the term </w:t>
      </w:r>
      <w:r w:rsidRPr="006F10FF">
        <w:rPr>
          <w:rFonts w:ascii="Times New Roman" w:hAnsi="Times New Roman" w:cs="Times New Roman"/>
          <w:i/>
          <w:sz w:val="24"/>
          <w:szCs w:val="24"/>
        </w:rPr>
        <w:t>enclosure</w:t>
      </w:r>
      <w:r w:rsidRPr="006F10FF">
        <w:rPr>
          <w:rFonts w:ascii="Times New Roman" w:hAnsi="Times New Roman" w:cs="Times New Roman"/>
          <w:sz w:val="24"/>
          <w:szCs w:val="24"/>
        </w:rPr>
        <w:t xml:space="preserve"> for what happens next. Public data is collected, refined, and converted into proprietary algorithmic capability. The data may stay technically public. Its economic value goes private.</w:t>
      </w:r>
    </w:p>
    <w:p w14:paraId="6010D156"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Consent does not survive this process in any meaningful form. Clicking through a thirty-page terms-of-service agreement is the legal mechanism by which consent is manufactured in bulk. Users supply the training signal, the behavioral data, and the feedback loops that refine the systems evaluating them. They retain neither ownership nor compensation nor visibility. Dobrin notes the asymmetry from the writer's side: AI platforms supply outputs that "can be inaccurate or biased" while the responsibility for vetting them rests entirely with the user (</w:t>
      </w:r>
      <w:r w:rsidRPr="006F10FF">
        <w:rPr>
          <w:rFonts w:ascii="Times New Roman" w:hAnsi="Times New Roman" w:cs="Times New Roman"/>
          <w:color w:val="0563C1"/>
          <w:sz w:val="24"/>
          <w:szCs w:val="24"/>
          <w:u w:val="single"/>
        </w:rPr>
        <w:t>Dobrin, 2023</w:t>
      </w:r>
      <w:r w:rsidRPr="006F10FF">
        <w:rPr>
          <w:rFonts w:ascii="Times New Roman" w:hAnsi="Times New Roman" w:cs="Times New Roman"/>
          <w:sz w:val="24"/>
          <w:szCs w:val="24"/>
        </w:rPr>
        <w:t xml:space="preserve">). The institution holds </w:t>
      </w:r>
      <w:proofErr w:type="gramStart"/>
      <w:r w:rsidRPr="006F10FF">
        <w:rPr>
          <w:rFonts w:ascii="Times New Roman" w:hAnsi="Times New Roman" w:cs="Times New Roman"/>
          <w:sz w:val="24"/>
          <w:szCs w:val="24"/>
        </w:rPr>
        <w:t>the data and the model</w:t>
      </w:r>
      <w:proofErr w:type="gramEnd"/>
      <w:r w:rsidRPr="006F10FF">
        <w:rPr>
          <w:rFonts w:ascii="Times New Roman" w:hAnsi="Times New Roman" w:cs="Times New Roman"/>
          <w:sz w:val="24"/>
          <w:szCs w:val="24"/>
        </w:rPr>
        <w:t xml:space="preserve">. The user holds </w:t>
      </w:r>
      <w:proofErr w:type="gramStart"/>
      <w:r w:rsidRPr="006F10FF">
        <w:rPr>
          <w:rFonts w:ascii="Times New Roman" w:hAnsi="Times New Roman" w:cs="Times New Roman"/>
          <w:sz w:val="24"/>
          <w:szCs w:val="24"/>
        </w:rPr>
        <w:t>the liability</w:t>
      </w:r>
      <w:proofErr w:type="gramEnd"/>
      <w:r w:rsidRPr="006F10FF">
        <w:rPr>
          <w:rFonts w:ascii="Times New Roman" w:hAnsi="Times New Roman" w:cs="Times New Roman"/>
          <w:sz w:val="24"/>
          <w:szCs w:val="24"/>
        </w:rPr>
        <w:t>.</w:t>
      </w:r>
    </w:p>
    <w:p w14:paraId="003BBDB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What gets done with the extracted data is described in Chapter 4 of </w:t>
      </w:r>
      <w:r w:rsidRPr="006F10FF">
        <w:rPr>
          <w:rFonts w:ascii="Times New Roman" w:hAnsi="Times New Roman" w:cs="Times New Roman"/>
          <w:i/>
          <w:sz w:val="24"/>
          <w:szCs w:val="24"/>
        </w:rPr>
        <w:t>Atlas of AI</w:t>
      </w:r>
      <w:r w:rsidRPr="006F10FF">
        <w:rPr>
          <w:rFonts w:ascii="Times New Roman" w:hAnsi="Times New Roman" w:cs="Times New Roman"/>
          <w:sz w:val="24"/>
          <w:szCs w:val="24"/>
        </w:rPr>
        <w:t>. Classification is never neutral (</w:t>
      </w:r>
      <w:r w:rsidRPr="006F10FF">
        <w:rPr>
          <w:rFonts w:ascii="Times New Roman" w:hAnsi="Times New Roman" w:cs="Times New Roman"/>
          <w:color w:val="0563C1"/>
          <w:sz w:val="24"/>
          <w:szCs w:val="24"/>
          <w:u w:val="single"/>
        </w:rPr>
        <w:t>Crawford, 2021, pp. 120–150</w:t>
      </w:r>
      <w:r w:rsidRPr="006F10FF">
        <w:rPr>
          <w:rFonts w:ascii="Times New Roman" w:hAnsi="Times New Roman" w:cs="Times New Roman"/>
          <w:sz w:val="24"/>
          <w:szCs w:val="24"/>
        </w:rPr>
        <w:t>). Every dataset carries a worldview. Every label is a choice made by someone, in a culture, shaped by the history that culture descends from. Encoded into a machine learning system at scale, that worldview becomes the worldview of the infrastructure.</w:t>
      </w:r>
    </w:p>
    <w:p w14:paraId="0EE9D76C"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Safiya Noble's </w:t>
      </w:r>
      <w:r w:rsidRPr="006F10FF">
        <w:rPr>
          <w:rFonts w:ascii="Times New Roman" w:hAnsi="Times New Roman" w:cs="Times New Roman"/>
          <w:i/>
          <w:sz w:val="24"/>
          <w:szCs w:val="24"/>
        </w:rPr>
        <w:t>Algorithms of Oppression</w:t>
      </w:r>
      <w:r w:rsidRPr="006F10FF">
        <w:rPr>
          <w:rFonts w:ascii="Times New Roman" w:hAnsi="Times New Roman" w:cs="Times New Roman"/>
          <w:sz w:val="24"/>
          <w:szCs w:val="24"/>
        </w:rPr>
        <w:t xml:space="preserve"> (2018) supplies the concrete case. Search platforms designed by predominantly white, predominantly male engineering </w:t>
      </w:r>
      <w:r w:rsidRPr="006F10FF">
        <w:rPr>
          <w:rFonts w:ascii="Times New Roman" w:hAnsi="Times New Roman" w:cs="Times New Roman"/>
          <w:sz w:val="24"/>
          <w:szCs w:val="24"/>
        </w:rPr>
        <w:lastRenderedPageBreak/>
        <w:t>teams systematically returned degrading representations of Black women and girls (</w:t>
      </w:r>
      <w:r w:rsidRPr="006F10FF">
        <w:rPr>
          <w:rFonts w:ascii="Times New Roman" w:hAnsi="Times New Roman" w:cs="Times New Roman"/>
          <w:color w:val="0563C1"/>
          <w:sz w:val="24"/>
          <w:szCs w:val="24"/>
          <w:u w:val="single"/>
        </w:rPr>
        <w:t>Noble, 2018</w:t>
      </w:r>
      <w:r w:rsidRPr="006F10FF">
        <w:rPr>
          <w:rFonts w:ascii="Times New Roman" w:hAnsi="Times New Roman" w:cs="Times New Roman"/>
          <w:sz w:val="24"/>
          <w:szCs w:val="24"/>
        </w:rPr>
        <w:t xml:space="preserve">). Noble names this </w:t>
      </w:r>
      <w:r w:rsidRPr="006F10FF">
        <w:rPr>
          <w:rFonts w:ascii="Times New Roman" w:hAnsi="Times New Roman" w:cs="Times New Roman"/>
          <w:i/>
          <w:sz w:val="24"/>
          <w:szCs w:val="24"/>
        </w:rPr>
        <w:t>technological redlining</w:t>
      </w:r>
      <w:r w:rsidRPr="006F10FF">
        <w:rPr>
          <w:rFonts w:ascii="Times New Roman" w:hAnsi="Times New Roman" w:cs="Times New Roman"/>
          <w:sz w:val="24"/>
          <w:szCs w:val="24"/>
        </w:rPr>
        <w:t xml:space="preserve"> — the digitization of discriminatory practices into systems that present themselves as objective. Cathy O'Neil's </w:t>
      </w:r>
      <w:r w:rsidRPr="006F10FF">
        <w:rPr>
          <w:rFonts w:ascii="Times New Roman" w:hAnsi="Times New Roman" w:cs="Times New Roman"/>
          <w:i/>
          <w:sz w:val="24"/>
          <w:szCs w:val="24"/>
        </w:rPr>
        <w:t>Weapons of Math Destruction</w:t>
      </w:r>
      <w:r w:rsidRPr="006F10FF">
        <w:rPr>
          <w:rFonts w:ascii="Times New Roman" w:hAnsi="Times New Roman" w:cs="Times New Roman"/>
          <w:sz w:val="24"/>
          <w:szCs w:val="24"/>
        </w:rPr>
        <w:t xml:space="preserve"> (2016) generalizes the pattern. Harmful algorithmic systems share three properties: opacity, scale, and damage concentrated on those least able to challenge it (</w:t>
      </w:r>
      <w:r w:rsidRPr="006F10FF">
        <w:rPr>
          <w:rFonts w:ascii="Times New Roman" w:hAnsi="Times New Roman" w:cs="Times New Roman"/>
          <w:color w:val="0563C1"/>
          <w:sz w:val="24"/>
          <w:szCs w:val="24"/>
          <w:u w:val="single"/>
        </w:rPr>
        <w:t>O'Neil, 2016</w:t>
      </w:r>
      <w:r w:rsidRPr="006F10FF">
        <w:rPr>
          <w:rFonts w:ascii="Times New Roman" w:hAnsi="Times New Roman" w:cs="Times New Roman"/>
          <w:sz w:val="24"/>
          <w:szCs w:val="24"/>
        </w:rPr>
        <w:t xml:space="preserve">). A recidivism scorer that penalizes Black defendants, a hiring algorithm that downgrades </w:t>
      </w:r>
      <w:proofErr w:type="gramStart"/>
      <w:r w:rsidRPr="006F10FF">
        <w:rPr>
          <w:rFonts w:ascii="Times New Roman" w:hAnsi="Times New Roman" w:cs="Times New Roman"/>
          <w:sz w:val="24"/>
          <w:szCs w:val="24"/>
        </w:rPr>
        <w:t>resumes</w:t>
      </w:r>
      <w:proofErr w:type="gramEnd"/>
      <w:r w:rsidRPr="006F10FF">
        <w:rPr>
          <w:rFonts w:ascii="Times New Roman" w:hAnsi="Times New Roman" w:cs="Times New Roman"/>
          <w:sz w:val="24"/>
          <w:szCs w:val="24"/>
        </w:rPr>
        <w:t xml:space="preserve"> coded female, a credit model that uses ZIP code as racial proxy — these are the logical outputs of training on historical pattern and treating the prediction as truth.</w:t>
      </w:r>
    </w:p>
    <w:p w14:paraId="3BF9F7B8"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EU AI Act (2024) responds to this directly. It prohibits biometric categorization on sensitive characteristics, designates employment and law enforcement AI as high-risk, and mandates oversight proportionate to the harm classification can do (</w:t>
      </w:r>
      <w:r w:rsidRPr="006F10FF">
        <w:rPr>
          <w:rFonts w:ascii="Times New Roman" w:hAnsi="Times New Roman" w:cs="Times New Roman"/>
          <w:color w:val="0563C1"/>
          <w:sz w:val="24"/>
          <w:szCs w:val="24"/>
          <w:u w:val="single"/>
        </w:rPr>
        <w:t>EU AI Act, 2024</w:t>
      </w:r>
      <w:r w:rsidRPr="006F10FF">
        <w:rPr>
          <w:rFonts w:ascii="Times New Roman" w:hAnsi="Times New Roman" w:cs="Times New Roman"/>
          <w:sz w:val="24"/>
          <w:szCs w:val="24"/>
        </w:rPr>
        <w:t>). The regulation is an admission that classification is power. UNESCO's 2021 Recommendation, adopted by 193 member states, says the same thing in softer language (</w:t>
      </w:r>
      <w:r w:rsidRPr="006F10FF">
        <w:rPr>
          <w:rFonts w:ascii="Times New Roman" w:hAnsi="Times New Roman" w:cs="Times New Roman"/>
          <w:color w:val="0563C1"/>
          <w:sz w:val="24"/>
          <w:szCs w:val="24"/>
          <w:u w:val="single"/>
        </w:rPr>
        <w:t>UNESCO, 2021</w:t>
      </w:r>
      <w:r w:rsidRPr="006F10FF">
        <w:rPr>
          <w:rFonts w:ascii="Times New Roman" w:hAnsi="Times New Roman" w:cs="Times New Roman"/>
          <w:sz w:val="24"/>
          <w:szCs w:val="24"/>
        </w:rPr>
        <w:t>). The gap between recommendation and industry practice is one of the largest unresolved tensions in current technology governance.</w:t>
      </w:r>
    </w:p>
    <w:p w14:paraId="7FA11980"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4. Access and Evidentiary Risk</w:t>
      </w:r>
    </w:p>
    <w:p w14:paraId="625C36BD"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The </w:t>
      </w:r>
      <w:proofErr w:type="gramStart"/>
      <w:r w:rsidRPr="006F10FF">
        <w:rPr>
          <w:rFonts w:ascii="Times New Roman" w:hAnsi="Times New Roman" w:cs="Times New Roman"/>
          <w:sz w:val="24"/>
          <w:szCs w:val="24"/>
        </w:rPr>
        <w:t>harms</w:t>
      </w:r>
      <w:proofErr w:type="gramEnd"/>
      <w:r w:rsidRPr="006F10FF">
        <w:rPr>
          <w:rFonts w:ascii="Times New Roman" w:hAnsi="Times New Roman" w:cs="Times New Roman"/>
          <w:sz w:val="24"/>
          <w:szCs w:val="24"/>
        </w:rPr>
        <w:t xml:space="preserve"> described above </w:t>
      </w:r>
      <w:proofErr w:type="gramStart"/>
      <w:r w:rsidRPr="006F10FF">
        <w:rPr>
          <w:rFonts w:ascii="Times New Roman" w:hAnsi="Times New Roman" w:cs="Times New Roman"/>
          <w:sz w:val="24"/>
          <w:szCs w:val="24"/>
        </w:rPr>
        <w:t>do</w:t>
      </w:r>
      <w:proofErr w:type="gramEnd"/>
      <w:r w:rsidRPr="006F10FF">
        <w:rPr>
          <w:rFonts w:ascii="Times New Roman" w:hAnsi="Times New Roman" w:cs="Times New Roman"/>
          <w:sz w:val="24"/>
          <w:szCs w:val="24"/>
        </w:rPr>
        <w:t xml:space="preserve"> not fall evenly. They follow the same fault lines that have always structured unequal access — race, class, geography — except that the resource being tiered now is cognitive capability itself.</w:t>
      </w:r>
    </w:p>
    <w:p w14:paraId="06ACD89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Premium access to frontier AI runs $20 to $200 per month for individuals in early 2026, with enterprise licensing well above that (</w:t>
      </w:r>
      <w:r w:rsidRPr="006F10FF">
        <w:rPr>
          <w:rFonts w:ascii="Times New Roman" w:hAnsi="Times New Roman" w:cs="Times New Roman"/>
          <w:color w:val="0563C1"/>
          <w:sz w:val="24"/>
          <w:szCs w:val="24"/>
          <w:u w:val="single"/>
        </w:rPr>
        <w:t>Sentisight, 2026</w:t>
      </w:r>
      <w:r w:rsidRPr="006F10FF">
        <w:rPr>
          <w:rFonts w:ascii="Times New Roman" w:hAnsi="Times New Roman" w:cs="Times New Roman"/>
          <w:sz w:val="24"/>
          <w:szCs w:val="24"/>
        </w:rPr>
        <w:t>). Free tiers exist but offer materially smaller context windows, rate limits, older models, and degraded reliability under load (</w:t>
      </w:r>
      <w:r w:rsidRPr="006F10FF">
        <w:rPr>
          <w:rFonts w:ascii="Times New Roman" w:hAnsi="Times New Roman" w:cs="Times New Roman"/>
          <w:color w:val="0563C1"/>
          <w:sz w:val="24"/>
          <w:szCs w:val="24"/>
          <w:u w:val="single"/>
        </w:rPr>
        <w:t>Data Studios, 2025</w:t>
      </w:r>
      <w:r w:rsidRPr="006F10FF">
        <w:rPr>
          <w:rFonts w:ascii="Times New Roman" w:hAnsi="Times New Roman" w:cs="Times New Roman"/>
          <w:sz w:val="24"/>
          <w:szCs w:val="24"/>
        </w:rPr>
        <w:t>). A student at a well-resourced university with negotiated enterprise access operates in a different cognitive environment than a student at a community college on free tier. A private firm with AI contracts has research capability the public defender's office cannot match. The compound advantage tracks every other tiered information economy. What is new is the resource.</w:t>
      </w:r>
    </w:p>
    <w:p w14:paraId="2FFDC9DC"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stakes intensify when AI enters investigative work. Generative systems hallucinate — produce fluent, confident, and false output as a documented technical failure mode rather than an occasional bug (</w:t>
      </w:r>
      <w:r w:rsidRPr="006F10FF">
        <w:rPr>
          <w:rFonts w:ascii="Times New Roman" w:hAnsi="Times New Roman" w:cs="Times New Roman"/>
          <w:color w:val="0563C1"/>
          <w:sz w:val="24"/>
          <w:szCs w:val="24"/>
          <w:u w:val="single"/>
        </w:rPr>
        <w:t>Dobrin, 2023, p. 25</w:t>
      </w:r>
      <w:r w:rsidRPr="006F10FF">
        <w:rPr>
          <w:rFonts w:ascii="Times New Roman" w:hAnsi="Times New Roman" w:cs="Times New Roman"/>
          <w:sz w:val="24"/>
          <w:szCs w:val="24"/>
        </w:rPr>
        <w:t>). Courts have begun sanctioning attorneys who submit AI-generated briefs containing fabricated case citations (</w:t>
      </w:r>
      <w:r w:rsidRPr="006F10FF">
        <w:rPr>
          <w:rFonts w:ascii="Times New Roman" w:hAnsi="Times New Roman" w:cs="Times New Roman"/>
          <w:color w:val="0563C1"/>
          <w:sz w:val="24"/>
          <w:szCs w:val="24"/>
          <w:u w:val="single"/>
        </w:rPr>
        <w:t>Quintairos, Prieto, Wood &amp; Boyer, 2025</w:t>
      </w:r>
      <w:r w:rsidRPr="006F10FF">
        <w:rPr>
          <w:rFonts w:ascii="Times New Roman" w:hAnsi="Times New Roman" w:cs="Times New Roman"/>
          <w:sz w:val="24"/>
          <w:szCs w:val="24"/>
        </w:rPr>
        <w:t xml:space="preserve">). In </w:t>
      </w:r>
      <w:r w:rsidRPr="006F10FF">
        <w:rPr>
          <w:rFonts w:ascii="Times New Roman" w:hAnsi="Times New Roman" w:cs="Times New Roman"/>
          <w:i/>
          <w:sz w:val="24"/>
          <w:szCs w:val="24"/>
        </w:rPr>
        <w:t>Ayinde v. Haringey</w:t>
      </w:r>
      <w:r w:rsidRPr="006F10FF">
        <w:rPr>
          <w:rFonts w:ascii="Times New Roman" w:hAnsi="Times New Roman" w:cs="Times New Roman"/>
          <w:sz w:val="24"/>
          <w:szCs w:val="24"/>
        </w:rPr>
        <w:t xml:space="preserve"> the court found AI hallucinations embedded in submitted legal materials and addressed the implications for professional accountability (</w:t>
      </w:r>
      <w:r w:rsidRPr="006F10FF">
        <w:rPr>
          <w:rFonts w:ascii="Times New Roman" w:hAnsi="Times New Roman" w:cs="Times New Roman"/>
          <w:color w:val="0563C1"/>
          <w:sz w:val="24"/>
          <w:szCs w:val="24"/>
          <w:u w:val="single"/>
        </w:rPr>
        <w:t>Harkess, 2025</w:t>
      </w:r>
      <w:r w:rsidRPr="006F10FF">
        <w:rPr>
          <w:rFonts w:ascii="Times New Roman" w:hAnsi="Times New Roman" w:cs="Times New Roman"/>
          <w:sz w:val="24"/>
          <w:szCs w:val="24"/>
        </w:rPr>
        <w:t>).</w:t>
      </w:r>
    </w:p>
    <w:p w14:paraId="3635CED2"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lastRenderedPageBreak/>
        <w:t xml:space="preserve">Move that failure mode into a forensic report and the evidentiary stakes change shape entirely. An AI-assisted timeline reconstruction or authorship attribution carries the implicit authority of technical objectivity. Jurors and judges without deep AI literacy will not know to interrogate the confidence interval of a neural network classification. They will see output and they will believe it. Authentication and chain-of-custody requirements designed for traditional digital evidence are not built to verify that an AI system functioned correctly </w:t>
      </w:r>
      <w:proofErr w:type="gramStart"/>
      <w:r w:rsidRPr="006F10FF">
        <w:rPr>
          <w:rFonts w:ascii="Times New Roman" w:hAnsi="Times New Roman" w:cs="Times New Roman"/>
          <w:sz w:val="24"/>
          <w:szCs w:val="24"/>
        </w:rPr>
        <w:t>at the moment</w:t>
      </w:r>
      <w:proofErr w:type="gramEnd"/>
      <w:r w:rsidRPr="006F10FF">
        <w:rPr>
          <w:rFonts w:ascii="Times New Roman" w:hAnsi="Times New Roman" w:cs="Times New Roman"/>
          <w:sz w:val="24"/>
          <w:szCs w:val="24"/>
        </w:rPr>
        <w:t xml:space="preserve"> of analysis (</w:t>
      </w:r>
      <w:r w:rsidRPr="006F10FF">
        <w:rPr>
          <w:rFonts w:ascii="Times New Roman" w:hAnsi="Times New Roman" w:cs="Times New Roman"/>
          <w:color w:val="0563C1"/>
          <w:sz w:val="24"/>
          <w:szCs w:val="24"/>
          <w:u w:val="single"/>
        </w:rPr>
        <w:t>Reveal Data, 2025</w:t>
      </w:r>
      <w:r w:rsidRPr="006F10FF">
        <w:rPr>
          <w:rFonts w:ascii="Times New Roman" w:hAnsi="Times New Roman" w:cs="Times New Roman"/>
          <w:sz w:val="24"/>
          <w:szCs w:val="24"/>
        </w:rPr>
        <w:t>). Deepfakes complete the trap from the other direction. Genuine evidence can be challenged as synthetic. Fabricated evidence can pass as real.</w:t>
      </w:r>
    </w:p>
    <w:p w14:paraId="494C1638"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The EU AI Act's high-risk designation for law enforcement AI is appropriate precisely because the consequences of error in this domain are irreversible in ways that a misfired product recommendation is not.</w:t>
      </w:r>
    </w:p>
    <w:p w14:paraId="06FD4A93"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5. The Utility Defense and Its Refutation</w:t>
      </w:r>
    </w:p>
    <w:p w14:paraId="3E228FEA"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Any honest engagement with AI ethics </w:t>
      </w:r>
      <w:proofErr w:type="gramStart"/>
      <w:r w:rsidRPr="006F10FF">
        <w:rPr>
          <w:rFonts w:ascii="Times New Roman" w:hAnsi="Times New Roman" w:cs="Times New Roman"/>
          <w:sz w:val="24"/>
          <w:szCs w:val="24"/>
        </w:rPr>
        <w:t>has to</w:t>
      </w:r>
      <w:proofErr w:type="gramEnd"/>
      <w:r w:rsidRPr="006F10FF">
        <w:rPr>
          <w:rFonts w:ascii="Times New Roman" w:hAnsi="Times New Roman" w:cs="Times New Roman"/>
          <w:sz w:val="24"/>
          <w:szCs w:val="24"/>
        </w:rPr>
        <w:t xml:space="preserve"> take seriously the strongest counterargument the industry advances. The argument runs like this. AI systems that deliver real benefit — search, medical diagnostics for underserved populations, language translation, accessibility tools, early disease detection — cannot function without massive training data. Massive training data cannot be assembled under granular opt-in consent. Therefore, requiring meaningful consent would either kill the systems outright or restrict their benefit to people who can pay for premium curated datasets. The utility delivered to many, the argument concludes, justifies the friction borne by each (</w:t>
      </w:r>
      <w:r w:rsidRPr="006F10FF">
        <w:rPr>
          <w:rFonts w:ascii="Times New Roman" w:hAnsi="Times New Roman" w:cs="Times New Roman"/>
          <w:color w:val="0563C1"/>
          <w:sz w:val="24"/>
          <w:szCs w:val="24"/>
          <w:u w:val="single"/>
        </w:rPr>
        <w:t>UNU, 2019</w:t>
      </w:r>
      <w:r w:rsidRPr="006F10FF">
        <w:rPr>
          <w:rFonts w:ascii="Times New Roman" w:hAnsi="Times New Roman" w:cs="Times New Roman"/>
          <w:sz w:val="24"/>
          <w:szCs w:val="24"/>
        </w:rPr>
        <w:t>).</w:t>
      </w:r>
    </w:p>
    <w:p w14:paraId="4EF7EBC8"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argument has been advanced by Meta, Google, and Apple in defense of their data practices, and by the Trump administration's 2025 executive order on AI, which framed regulation as a drag on "AI supremacy" rather than a protection for users (</w:t>
      </w:r>
      <w:r w:rsidRPr="006F10FF">
        <w:rPr>
          <w:rFonts w:ascii="Times New Roman" w:hAnsi="Times New Roman" w:cs="Times New Roman"/>
          <w:color w:val="0563C1"/>
          <w:sz w:val="24"/>
          <w:szCs w:val="24"/>
          <w:u w:val="single"/>
        </w:rPr>
        <w:t>WBUR, 2026</w:t>
      </w:r>
      <w:r w:rsidRPr="006F10FF">
        <w:rPr>
          <w:rFonts w:ascii="Times New Roman" w:hAnsi="Times New Roman" w:cs="Times New Roman"/>
          <w:sz w:val="24"/>
          <w:szCs w:val="24"/>
        </w:rPr>
        <w:t xml:space="preserve">). Even scholars sympathetic to AI governance have acknowledged </w:t>
      </w:r>
      <w:proofErr w:type="gramStart"/>
      <w:r w:rsidRPr="006F10FF">
        <w:rPr>
          <w:rFonts w:ascii="Times New Roman" w:hAnsi="Times New Roman" w:cs="Times New Roman"/>
          <w:sz w:val="24"/>
          <w:szCs w:val="24"/>
        </w:rPr>
        <w:t>a real</w:t>
      </w:r>
      <w:proofErr w:type="gramEnd"/>
      <w:r w:rsidRPr="006F10FF">
        <w:rPr>
          <w:rFonts w:ascii="Times New Roman" w:hAnsi="Times New Roman" w:cs="Times New Roman"/>
          <w:sz w:val="24"/>
          <w:szCs w:val="24"/>
        </w:rPr>
        <w:t xml:space="preserve"> tension. Utilitarian frameworks can justify some consent tradeoffs when individual risk is </w:t>
      </w:r>
      <w:proofErr w:type="gramStart"/>
      <w:r w:rsidRPr="006F10FF">
        <w:rPr>
          <w:rFonts w:ascii="Times New Roman" w:hAnsi="Times New Roman" w:cs="Times New Roman"/>
          <w:sz w:val="24"/>
          <w:szCs w:val="24"/>
        </w:rPr>
        <w:t>low</w:t>
      </w:r>
      <w:proofErr w:type="gramEnd"/>
      <w:r w:rsidRPr="006F10FF">
        <w:rPr>
          <w:rFonts w:ascii="Times New Roman" w:hAnsi="Times New Roman" w:cs="Times New Roman"/>
          <w:sz w:val="24"/>
          <w:szCs w:val="24"/>
        </w:rPr>
        <w:t xml:space="preserve"> and population benefit is high (</w:t>
      </w:r>
      <w:r w:rsidRPr="006F10FF">
        <w:rPr>
          <w:rFonts w:ascii="Times New Roman" w:hAnsi="Times New Roman" w:cs="Times New Roman"/>
          <w:color w:val="0563C1"/>
          <w:sz w:val="24"/>
          <w:szCs w:val="24"/>
          <w:u w:val="single"/>
        </w:rPr>
        <w:t>PMC, 2021</w:t>
      </w:r>
      <w:r w:rsidRPr="006F10FF">
        <w:rPr>
          <w:rFonts w:ascii="Times New Roman" w:hAnsi="Times New Roman" w:cs="Times New Roman"/>
          <w:sz w:val="24"/>
          <w:szCs w:val="24"/>
        </w:rPr>
        <w:t>).</w:t>
      </w:r>
    </w:p>
    <w:p w14:paraId="181D4774"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argument fails on its own premises. It rests on a binary that does not hold up to scrutiny.</w:t>
      </w:r>
    </w:p>
    <w:p w14:paraId="364AE0EB"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i/>
          <w:sz w:val="24"/>
          <w:szCs w:val="24"/>
        </w:rPr>
        <w:t>Governance.</w:t>
      </w:r>
      <w:r w:rsidRPr="006F10FF">
        <w:rPr>
          <w:rFonts w:ascii="Times New Roman" w:hAnsi="Times New Roman" w:cs="Times New Roman"/>
          <w:sz w:val="24"/>
          <w:szCs w:val="24"/>
        </w:rPr>
        <w:t xml:space="preserve"> The EU AI Act is the most comprehensive AI regulation enacted to </w:t>
      </w:r>
      <w:proofErr w:type="gramStart"/>
      <w:r w:rsidRPr="006F10FF">
        <w:rPr>
          <w:rFonts w:ascii="Times New Roman" w:hAnsi="Times New Roman" w:cs="Times New Roman"/>
          <w:sz w:val="24"/>
          <w:szCs w:val="24"/>
        </w:rPr>
        <w:t>date</w:t>
      </w:r>
      <w:proofErr w:type="gramEnd"/>
      <w:r w:rsidRPr="006F10FF">
        <w:rPr>
          <w:rFonts w:ascii="Times New Roman" w:hAnsi="Times New Roman" w:cs="Times New Roman"/>
          <w:sz w:val="24"/>
          <w:szCs w:val="24"/>
        </w:rPr>
        <w:t xml:space="preserve"> and it does not prohibit AI development (</w:t>
      </w:r>
      <w:r w:rsidRPr="006F10FF">
        <w:rPr>
          <w:rFonts w:ascii="Times New Roman" w:hAnsi="Times New Roman" w:cs="Times New Roman"/>
          <w:color w:val="0563C1"/>
          <w:sz w:val="24"/>
          <w:szCs w:val="24"/>
          <w:u w:val="single"/>
        </w:rPr>
        <w:t>Lowenstein, 2024</w:t>
      </w:r>
      <w:r w:rsidRPr="006F10FF">
        <w:rPr>
          <w:rFonts w:ascii="Times New Roman" w:hAnsi="Times New Roman" w:cs="Times New Roman"/>
          <w:sz w:val="24"/>
          <w:szCs w:val="24"/>
        </w:rPr>
        <w:t>). It prohibits specific applications — biometric mass surveillance, social scoring, manipulative subliminal techniques — and establishes oversight requirements for high-risk systems. Article 86 creates a right to explanation for individuals affected by high-risk AI decisions, extending consent into the operational phase rather than confining it to the data collection phase (</w:t>
      </w:r>
      <w:r w:rsidRPr="006F10FF">
        <w:rPr>
          <w:rFonts w:ascii="Times New Roman" w:hAnsi="Times New Roman" w:cs="Times New Roman"/>
          <w:color w:val="0563C1"/>
          <w:sz w:val="24"/>
          <w:szCs w:val="24"/>
          <w:u w:val="single"/>
        </w:rPr>
        <w:t>Secure Privacy, 2026</w:t>
      </w:r>
      <w:r w:rsidRPr="006F10FF">
        <w:rPr>
          <w:rFonts w:ascii="Times New Roman" w:hAnsi="Times New Roman" w:cs="Times New Roman"/>
          <w:sz w:val="24"/>
          <w:szCs w:val="24"/>
        </w:rPr>
        <w:t xml:space="preserve">). The Act also provides legal basis for processing sensitive </w:t>
      </w:r>
      <w:r w:rsidRPr="006F10FF">
        <w:rPr>
          <w:rFonts w:ascii="Times New Roman" w:hAnsi="Times New Roman" w:cs="Times New Roman"/>
          <w:sz w:val="24"/>
          <w:szCs w:val="24"/>
        </w:rPr>
        <w:lastRenderedPageBreak/>
        <w:t>demographic data specifically to detect and correct bias. Consent and capability coexist in the regulation as compatible objectives, not opposing ones.</w:t>
      </w:r>
    </w:p>
    <w:p w14:paraId="71A35E8D"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i/>
          <w:sz w:val="24"/>
          <w:szCs w:val="24"/>
        </w:rPr>
        <w:t>Technique.</w:t>
      </w:r>
      <w:r w:rsidRPr="006F10FF">
        <w:rPr>
          <w:rFonts w:ascii="Times New Roman" w:hAnsi="Times New Roman" w:cs="Times New Roman"/>
          <w:sz w:val="24"/>
          <w:szCs w:val="24"/>
        </w:rPr>
        <w:t xml:space="preserve"> Privacy-preserving machine learning has matured. Federated learning aggregates model parameters across distributed data without ever centralizing personal information (</w:t>
      </w:r>
      <w:r w:rsidRPr="006F10FF">
        <w:rPr>
          <w:rFonts w:ascii="Times New Roman" w:hAnsi="Times New Roman" w:cs="Times New Roman"/>
          <w:color w:val="0563C1"/>
          <w:sz w:val="24"/>
          <w:szCs w:val="24"/>
          <w:u w:val="single"/>
        </w:rPr>
        <w:t>JMIR, 2024</w:t>
      </w:r>
      <w:r w:rsidRPr="006F10FF">
        <w:rPr>
          <w:rFonts w:ascii="Times New Roman" w:hAnsi="Times New Roman" w:cs="Times New Roman"/>
          <w:sz w:val="24"/>
          <w:szCs w:val="24"/>
        </w:rPr>
        <w:t>). Differential privacy adds mathematically calibrated noise that provides formal guarantees against re-identification while preserving aggregate utility (</w:t>
      </w:r>
      <w:r w:rsidRPr="006F10FF">
        <w:rPr>
          <w:rFonts w:ascii="Times New Roman" w:hAnsi="Times New Roman" w:cs="Times New Roman"/>
          <w:color w:val="0563C1"/>
          <w:sz w:val="24"/>
          <w:szCs w:val="24"/>
          <w:u w:val="single"/>
        </w:rPr>
        <w:t>Wiley, 2024</w:t>
      </w:r>
      <w:r w:rsidRPr="006F10FF">
        <w:rPr>
          <w:rFonts w:ascii="Times New Roman" w:hAnsi="Times New Roman" w:cs="Times New Roman"/>
          <w:sz w:val="24"/>
          <w:szCs w:val="24"/>
        </w:rPr>
        <w:t xml:space="preserve">). Neither approach abandons large-scale training. Both are engineering choices the industry has chosen not to </w:t>
      </w:r>
      <w:proofErr w:type="gramStart"/>
      <w:r w:rsidRPr="006F10FF">
        <w:rPr>
          <w:rFonts w:ascii="Times New Roman" w:hAnsi="Times New Roman" w:cs="Times New Roman"/>
          <w:sz w:val="24"/>
          <w:szCs w:val="24"/>
        </w:rPr>
        <w:t>prioritize at</w:t>
      </w:r>
      <w:proofErr w:type="gramEnd"/>
      <w:r w:rsidRPr="006F10FF">
        <w:rPr>
          <w:rFonts w:ascii="Times New Roman" w:hAnsi="Times New Roman" w:cs="Times New Roman"/>
          <w:sz w:val="24"/>
          <w:szCs w:val="24"/>
        </w:rPr>
        <w:t xml:space="preserve"> scale.</w:t>
      </w:r>
    </w:p>
    <w:p w14:paraId="236F367E"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i/>
          <w:sz w:val="24"/>
          <w:szCs w:val="24"/>
        </w:rPr>
        <w:t>Architecture.</w:t>
      </w:r>
      <w:r w:rsidRPr="006F10FF">
        <w:rPr>
          <w:rFonts w:ascii="Times New Roman" w:hAnsi="Times New Roman" w:cs="Times New Roman"/>
          <w:sz w:val="24"/>
          <w:szCs w:val="24"/>
        </w:rPr>
        <w:t xml:space="preserve"> The MAE protocol's Gold Code system illustrates the same principle from the user side. Cryptographic identity tokens authorize specific interactions under specific conditions, demonstrating that granular consent can be operationalized within a working AI workflow — not as obstacle to functionality but as precondition for trust. This mirrors what privacy researchers describe as dynamic consent: architectures that allow users to recalibrate authorization in response to new uses, rather than granting blanket consent at enrollment (</w:t>
      </w:r>
      <w:r w:rsidRPr="006F10FF">
        <w:rPr>
          <w:rFonts w:ascii="Times New Roman" w:hAnsi="Times New Roman" w:cs="Times New Roman"/>
          <w:color w:val="0563C1"/>
          <w:sz w:val="24"/>
          <w:szCs w:val="24"/>
          <w:u w:val="single"/>
        </w:rPr>
        <w:t>PMC, 2021</w:t>
      </w:r>
      <w:r w:rsidRPr="006F10FF">
        <w:rPr>
          <w:rFonts w:ascii="Times New Roman" w:hAnsi="Times New Roman" w:cs="Times New Roman"/>
          <w:sz w:val="24"/>
          <w:szCs w:val="24"/>
        </w:rPr>
        <w:t>).</w:t>
      </w:r>
    </w:p>
    <w:p w14:paraId="7C8A4F92"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If consent-compatible </w:t>
      </w:r>
      <w:proofErr w:type="gramStart"/>
      <w:r w:rsidRPr="006F10FF">
        <w:rPr>
          <w:rFonts w:ascii="Times New Roman" w:hAnsi="Times New Roman" w:cs="Times New Roman"/>
          <w:sz w:val="24"/>
          <w:szCs w:val="24"/>
        </w:rPr>
        <w:t>architectures exist</w:t>
      </w:r>
      <w:proofErr w:type="gramEnd"/>
      <w:r w:rsidRPr="006F10FF">
        <w:rPr>
          <w:rFonts w:ascii="Times New Roman" w:hAnsi="Times New Roman" w:cs="Times New Roman"/>
          <w:sz w:val="24"/>
          <w:szCs w:val="24"/>
        </w:rPr>
        <w:t xml:space="preserve"> and governance frameworks demonstrate their viability, the persistence of unconstrained data collection is not a technical conclusion. It is a business preference. Crawford's enclosure analysis explains why. Data concentration is itself competitive advantage. The framing of consent as obstacle to utility is institutional interest dressed in the language of public benefit.</w:t>
      </w:r>
    </w:p>
    <w:p w14:paraId="611B7F09"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utilitarian calculus collapses further when its assumptions are checked. The defense works only if the systems built on unconsented data deliver the benefits they claim, and only if those benefits flow to the populations whose data was extracted. Section 6 establishes that neither condition holds.</w:t>
      </w:r>
    </w:p>
    <w:p w14:paraId="76E564CB"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6. Error Rates: The Empirical Floor</w:t>
      </w:r>
    </w:p>
    <w:p w14:paraId="5958A87F"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The argument that classification failures are edge cases dissolves under the data. Across six domains, AI failures are systematic, demographically concentrated, and operating at scales that compound into ongoing harm.</w:t>
      </w:r>
    </w:p>
    <w:tbl>
      <w:tblPr>
        <w:tblStyle w:val="TableGrid"/>
        <w:tblW w:w="0" w:type="auto"/>
        <w:tblLook w:val="04A0" w:firstRow="1" w:lastRow="0" w:firstColumn="1" w:lastColumn="0" w:noHBand="0" w:noVBand="1"/>
      </w:tblPr>
      <w:tblGrid>
        <w:gridCol w:w="2880"/>
        <w:gridCol w:w="2880"/>
        <w:gridCol w:w="2880"/>
      </w:tblGrid>
      <w:tr w:rsidR="00D61F08" w:rsidRPr="006F10FF" w14:paraId="72D516FE" w14:textId="77777777">
        <w:tc>
          <w:tcPr>
            <w:tcW w:w="2880" w:type="dxa"/>
          </w:tcPr>
          <w:p w14:paraId="3944E794"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b/>
                <w:sz w:val="24"/>
                <w:szCs w:val="24"/>
              </w:rPr>
              <w:t>Domain</w:t>
            </w:r>
          </w:p>
        </w:tc>
        <w:tc>
          <w:tcPr>
            <w:tcW w:w="2880" w:type="dxa"/>
          </w:tcPr>
          <w:p w14:paraId="2374F1A2"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b/>
                <w:sz w:val="24"/>
                <w:szCs w:val="24"/>
              </w:rPr>
              <w:t>Documented Failure</w:t>
            </w:r>
          </w:p>
        </w:tc>
        <w:tc>
          <w:tcPr>
            <w:tcW w:w="2880" w:type="dxa"/>
          </w:tcPr>
          <w:p w14:paraId="586697A9"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b/>
                <w:sz w:val="24"/>
                <w:szCs w:val="24"/>
              </w:rPr>
              <w:t>Source</w:t>
            </w:r>
          </w:p>
        </w:tc>
      </w:tr>
      <w:tr w:rsidR="00D61F08" w:rsidRPr="006F10FF" w14:paraId="641F3135" w14:textId="77777777">
        <w:tc>
          <w:tcPr>
            <w:tcW w:w="2880" w:type="dxa"/>
          </w:tcPr>
          <w:p w14:paraId="73DFFDFD"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Data exposure (2024)</w:t>
            </w:r>
          </w:p>
        </w:tc>
        <w:tc>
          <w:tcPr>
            <w:tcW w:w="2880" w:type="dxa"/>
          </w:tcPr>
          <w:p w14:paraId="731FCC84"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4.2 billion records breached, $4.88M average breach cost, $9.77M in healthcare</w:t>
            </w:r>
          </w:p>
        </w:tc>
        <w:tc>
          <w:tcPr>
            <w:tcW w:w="2880" w:type="dxa"/>
          </w:tcPr>
          <w:p w14:paraId="25F5DCAA"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t>IBM 2024</w:t>
            </w:r>
            <w:r w:rsidRPr="006F10FF">
              <w:rPr>
                <w:rFonts w:ascii="Times New Roman" w:hAnsi="Times New Roman" w:cs="Times New Roman"/>
                <w:sz w:val="24"/>
                <w:szCs w:val="24"/>
              </w:rPr>
              <w:t xml:space="preserve">; </w:t>
            </w:r>
            <w:r w:rsidRPr="006F10FF">
              <w:rPr>
                <w:rFonts w:ascii="Times New Roman" w:hAnsi="Times New Roman" w:cs="Times New Roman"/>
                <w:color w:val="0563C1"/>
                <w:sz w:val="24"/>
                <w:szCs w:val="24"/>
                <w:u w:val="single"/>
              </w:rPr>
              <w:t>Kiteworks, 2025</w:t>
            </w:r>
          </w:p>
        </w:tc>
      </w:tr>
      <w:tr w:rsidR="00D61F08" w:rsidRPr="006F10FF" w14:paraId="0F6C42C4" w14:textId="77777777">
        <w:tc>
          <w:tcPr>
            <w:tcW w:w="2880" w:type="dxa"/>
          </w:tcPr>
          <w:p w14:paraId="1BAFBB16"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Facial recognition</w:t>
            </w:r>
          </w:p>
        </w:tc>
        <w:tc>
          <w:tcPr>
            <w:tcW w:w="2880" w:type="dxa"/>
          </w:tcPr>
          <w:p w14:paraId="3FA905FF"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Asian and African American faces misidentified 10–100× </w:t>
            </w:r>
            <w:r w:rsidRPr="006F10FF">
              <w:rPr>
                <w:rFonts w:ascii="Times New Roman" w:hAnsi="Times New Roman" w:cs="Times New Roman"/>
                <w:sz w:val="24"/>
                <w:szCs w:val="24"/>
              </w:rPr>
              <w:lastRenderedPageBreak/>
              <w:t>more often than white faces (NIST FRVT, 189 algorithms)</w:t>
            </w:r>
          </w:p>
        </w:tc>
        <w:tc>
          <w:tcPr>
            <w:tcW w:w="2880" w:type="dxa"/>
          </w:tcPr>
          <w:p w14:paraId="5257DAA8"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lastRenderedPageBreak/>
              <w:t>NIST, 2019</w:t>
            </w:r>
          </w:p>
        </w:tc>
      </w:tr>
      <w:tr w:rsidR="00D61F08" w:rsidRPr="006F10FF" w14:paraId="20DF8277" w14:textId="77777777">
        <w:tc>
          <w:tcPr>
            <w:tcW w:w="2880" w:type="dxa"/>
          </w:tcPr>
          <w:p w14:paraId="474A039D"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Content moderation</w:t>
            </w:r>
          </w:p>
        </w:tc>
        <w:tc>
          <w:tcPr>
            <w:tcW w:w="2880" w:type="dxa"/>
          </w:tcPr>
          <w:p w14:paraId="7D797087"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78% false-positive rate on innocent comments flagged as hate speech in controlled audit</w:t>
            </w:r>
          </w:p>
        </w:tc>
        <w:tc>
          <w:tcPr>
            <w:tcW w:w="2880" w:type="dxa"/>
          </w:tcPr>
          <w:p w14:paraId="36DEEAB9"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t>Tech Policy Press, 2025</w:t>
            </w:r>
          </w:p>
        </w:tc>
      </w:tr>
      <w:tr w:rsidR="00D61F08" w:rsidRPr="006F10FF" w14:paraId="47842DFC" w14:textId="77777777">
        <w:tc>
          <w:tcPr>
            <w:tcW w:w="2880" w:type="dxa"/>
          </w:tcPr>
          <w:p w14:paraId="399CDF1B"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Hiring AI</w:t>
            </w:r>
          </w:p>
        </w:tc>
        <w:tc>
          <w:tcPr>
            <w:tcW w:w="2880" w:type="dxa"/>
          </w:tcPr>
          <w:p w14:paraId="5227DA69"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LLM resume screeners favored white-associated names 85.1% vs. 8.6% Black-associated; 67% of companies acknowledge bias in their tools</w:t>
            </w:r>
          </w:p>
        </w:tc>
        <w:tc>
          <w:tcPr>
            <w:tcW w:w="2880" w:type="dxa"/>
          </w:tcPr>
          <w:p w14:paraId="5DF2D28C"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t>UW, 2024</w:t>
            </w:r>
            <w:r w:rsidRPr="006F10FF">
              <w:rPr>
                <w:rFonts w:ascii="Times New Roman" w:hAnsi="Times New Roman" w:cs="Times New Roman"/>
                <w:sz w:val="24"/>
                <w:szCs w:val="24"/>
              </w:rPr>
              <w:t xml:space="preserve">; </w:t>
            </w:r>
            <w:r w:rsidRPr="006F10FF">
              <w:rPr>
                <w:rFonts w:ascii="Times New Roman" w:hAnsi="Times New Roman" w:cs="Times New Roman"/>
                <w:color w:val="0563C1"/>
                <w:sz w:val="24"/>
                <w:szCs w:val="24"/>
                <w:u w:val="single"/>
              </w:rPr>
              <w:t>VoxDev, 2025</w:t>
            </w:r>
          </w:p>
        </w:tc>
      </w:tr>
      <w:tr w:rsidR="00D61F08" w:rsidRPr="006F10FF" w14:paraId="6B97031B" w14:textId="77777777">
        <w:tc>
          <w:tcPr>
            <w:tcW w:w="2880" w:type="dxa"/>
          </w:tcPr>
          <w:p w14:paraId="34E4F05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Medical AI</w:t>
            </w:r>
          </w:p>
        </w:tc>
        <w:tc>
          <w:tcPr>
            <w:tcW w:w="2880" w:type="dxa"/>
          </w:tcPr>
          <w:p w14:paraId="4DE4301D"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12–22% severe-harm error rate across 31 LLMs; 50% misdiagnosis rate for Black women in Stanford study; 28% higher false-negative for melanoma in dark skin</w:t>
            </w:r>
          </w:p>
        </w:tc>
        <w:tc>
          <w:tcPr>
            <w:tcW w:w="2880" w:type="dxa"/>
          </w:tcPr>
          <w:p w14:paraId="46169676"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t>Burns &amp; Wilcox, 2026</w:t>
            </w:r>
            <w:r w:rsidRPr="006F10FF">
              <w:rPr>
                <w:rFonts w:ascii="Times New Roman" w:hAnsi="Times New Roman" w:cs="Times New Roman"/>
                <w:sz w:val="24"/>
                <w:szCs w:val="24"/>
              </w:rPr>
              <w:t xml:space="preserve">; </w:t>
            </w:r>
            <w:r w:rsidRPr="006F10FF">
              <w:rPr>
                <w:rFonts w:ascii="Times New Roman" w:hAnsi="Times New Roman" w:cs="Times New Roman"/>
                <w:color w:val="0563C1"/>
                <w:sz w:val="24"/>
                <w:szCs w:val="24"/>
                <w:u w:val="single"/>
              </w:rPr>
              <w:t>Frontiers in Medicine, 2025</w:t>
            </w:r>
          </w:p>
        </w:tc>
      </w:tr>
      <w:tr w:rsidR="00D61F08" w:rsidRPr="006F10FF" w14:paraId="01D80D8A" w14:textId="77777777">
        <w:tc>
          <w:tcPr>
            <w:tcW w:w="2880" w:type="dxa"/>
          </w:tcPr>
          <w:p w14:paraId="1B5F25A3"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Algorithmic pricing</w:t>
            </w:r>
          </w:p>
        </w:tc>
        <w:tc>
          <w:tcPr>
            <w:tcW w:w="2880" w:type="dxa"/>
          </w:tcPr>
          <w:p w14:paraId="2C339763"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5.6–8.6 basis points higher rates for Black/Latino borrowers; ZIP-code pricing nearly doubled SAT prep prices for Asian customers</w:t>
            </w:r>
          </w:p>
        </w:tc>
        <w:tc>
          <w:tcPr>
            <w:tcW w:w="2880" w:type="dxa"/>
          </w:tcPr>
          <w:p w14:paraId="52437B25"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color w:val="0563C1"/>
                <w:sz w:val="24"/>
                <w:szCs w:val="24"/>
                <w:u w:val="single"/>
              </w:rPr>
              <w:t>UC Berkeley Haas, 2018</w:t>
            </w:r>
            <w:r w:rsidRPr="006F10FF">
              <w:rPr>
                <w:rFonts w:ascii="Times New Roman" w:hAnsi="Times New Roman" w:cs="Times New Roman"/>
                <w:sz w:val="24"/>
                <w:szCs w:val="24"/>
              </w:rPr>
              <w:t xml:space="preserve">; </w:t>
            </w:r>
            <w:r w:rsidRPr="006F10FF">
              <w:rPr>
                <w:rFonts w:ascii="Times New Roman" w:hAnsi="Times New Roman" w:cs="Times New Roman"/>
                <w:color w:val="0563C1"/>
                <w:sz w:val="24"/>
                <w:szCs w:val="24"/>
                <w:u w:val="single"/>
              </w:rPr>
              <w:t>ProPublica, 2016</w:t>
            </w:r>
          </w:p>
        </w:tc>
      </w:tr>
    </w:tbl>
    <w:p w14:paraId="588C2B7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asymmetry is consistent across rows. The populations whose data trained the systems are the populations the systems perform worst for. Facial recognition fails most often on non-white faces. Hiring AI penalizes the names of applicants whose representation in tech remains low. Medical AI underperforms for groups underrepresented in training corpora. Pricing algorithms charge more to those with less leverage to push back. This is not a utility tradeoff. It is the extraction pipeline made measurable.</w:t>
      </w:r>
    </w:p>
    <w:p w14:paraId="146C6740"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FTC has signaled enforcement under existing federal law. A joint statement with DOJ, CFPB, and EEOC noted that automated systems "have the potential to perpetuate unlawful bias, automate unlawful discrimination, and produce other harmful outcomes" in hiring, lending, and housing (</w:t>
      </w:r>
      <w:r w:rsidRPr="006F10FF">
        <w:rPr>
          <w:rFonts w:ascii="Times New Roman" w:hAnsi="Times New Roman" w:cs="Times New Roman"/>
          <w:color w:val="0563C1"/>
          <w:sz w:val="24"/>
          <w:szCs w:val="24"/>
          <w:u w:val="single"/>
        </w:rPr>
        <w:t>U.S. Resist News, 2026</w:t>
      </w:r>
      <w:r w:rsidRPr="006F10FF">
        <w:rPr>
          <w:rFonts w:ascii="Times New Roman" w:hAnsi="Times New Roman" w:cs="Times New Roman"/>
          <w:sz w:val="24"/>
          <w:szCs w:val="24"/>
        </w:rPr>
        <w:t>).</w:t>
      </w:r>
    </w:p>
    <w:p w14:paraId="1DC1C5C3"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7. Three Tensions That Cannot Be Optimized Away</w:t>
      </w:r>
    </w:p>
    <w:p w14:paraId="2DCC969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The concerns above sort into three structural tensions. None has a technical fix.</w:t>
      </w:r>
    </w:p>
    <w:p w14:paraId="1CB91284"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b/>
          <w:sz w:val="24"/>
          <w:szCs w:val="24"/>
        </w:rPr>
        <w:t>Consent vs. utility.</w:t>
      </w:r>
      <w:r w:rsidRPr="006F10FF">
        <w:rPr>
          <w:rFonts w:ascii="Times New Roman" w:hAnsi="Times New Roman" w:cs="Times New Roman"/>
          <w:sz w:val="24"/>
          <w:szCs w:val="24"/>
        </w:rPr>
        <w:t xml:space="preserve"> Section 5 already established the binary as false. Privacy-preserving </w:t>
      </w:r>
      <w:proofErr w:type="gramStart"/>
      <w:r w:rsidRPr="006F10FF">
        <w:rPr>
          <w:rFonts w:ascii="Times New Roman" w:hAnsi="Times New Roman" w:cs="Times New Roman"/>
          <w:sz w:val="24"/>
          <w:szCs w:val="24"/>
        </w:rPr>
        <w:t>architectures exist</w:t>
      </w:r>
      <w:proofErr w:type="gramEnd"/>
      <w:r w:rsidRPr="006F10FF">
        <w:rPr>
          <w:rFonts w:ascii="Times New Roman" w:hAnsi="Times New Roman" w:cs="Times New Roman"/>
          <w:sz w:val="24"/>
          <w:szCs w:val="24"/>
        </w:rPr>
        <w:t xml:space="preserve">. Governance regimes have shown that regulation and </w:t>
      </w:r>
      <w:r w:rsidRPr="006F10FF">
        <w:rPr>
          <w:rFonts w:ascii="Times New Roman" w:hAnsi="Times New Roman" w:cs="Times New Roman"/>
          <w:sz w:val="24"/>
          <w:szCs w:val="24"/>
        </w:rPr>
        <w:lastRenderedPageBreak/>
        <w:t>capability coexist. The persistence of the binary in industry rhetoric is institutional preference, not technical necessity. Resolution requires governance frameworks that treat data rights as non-waivable rather than as contractual terms accepted by clicking through.</w:t>
      </w:r>
    </w:p>
    <w:p w14:paraId="030823A1"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b/>
          <w:sz w:val="24"/>
          <w:szCs w:val="24"/>
        </w:rPr>
        <w:t>Control vs. creativity.</w:t>
      </w:r>
      <w:r w:rsidRPr="006F10FF">
        <w:rPr>
          <w:rFonts w:ascii="Times New Roman" w:hAnsi="Times New Roman" w:cs="Times New Roman"/>
          <w:sz w:val="24"/>
          <w:szCs w:val="24"/>
        </w:rPr>
        <w:t xml:space="preserve"> AI systems that produce surprising, contextually responsive output are by construction systems whose internal reasoning cannot be fully audited. Dobrin notes that AI functions as a collaborative meaning-maker whose methods remain opaque to user and developer alike (</w:t>
      </w:r>
      <w:r w:rsidRPr="006F10FF">
        <w:rPr>
          <w:rFonts w:ascii="Times New Roman" w:hAnsi="Times New Roman" w:cs="Times New Roman"/>
          <w:color w:val="0563C1"/>
          <w:sz w:val="24"/>
          <w:szCs w:val="24"/>
          <w:u w:val="single"/>
        </w:rPr>
        <w:t>Dobrin, 2023</w:t>
      </w:r>
      <w:r w:rsidRPr="006F10FF">
        <w:rPr>
          <w:rFonts w:ascii="Times New Roman" w:hAnsi="Times New Roman" w:cs="Times New Roman"/>
          <w:sz w:val="24"/>
          <w:szCs w:val="24"/>
        </w:rPr>
        <w:t>). The opacity is not incidental. It follows from how transformer-based models are trained. NIST's AI Risk Management Framework offers an iterative response across four functions: govern, map, measure, manage (</w:t>
      </w:r>
      <w:r w:rsidRPr="006F10FF">
        <w:rPr>
          <w:rFonts w:ascii="Times New Roman" w:hAnsi="Times New Roman" w:cs="Times New Roman"/>
          <w:color w:val="0563C1"/>
          <w:sz w:val="24"/>
          <w:szCs w:val="24"/>
          <w:u w:val="single"/>
        </w:rPr>
        <w:t>NIST, 2023</w:t>
      </w:r>
      <w:r w:rsidRPr="006F10FF">
        <w:rPr>
          <w:rFonts w:ascii="Times New Roman" w:hAnsi="Times New Roman" w:cs="Times New Roman"/>
          <w:sz w:val="24"/>
          <w:szCs w:val="24"/>
        </w:rPr>
        <w:t>). The framework is voluntary, and voluntary frameworks do not survive contact with revenue pressure.</w:t>
      </w:r>
    </w:p>
    <w:p w14:paraId="6A4B8A83"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b/>
          <w:sz w:val="24"/>
          <w:szCs w:val="24"/>
        </w:rPr>
        <w:t>Reliability vs. variability.</w:t>
      </w:r>
      <w:r w:rsidRPr="006F10FF">
        <w:rPr>
          <w:rFonts w:ascii="Times New Roman" w:hAnsi="Times New Roman" w:cs="Times New Roman"/>
          <w:sz w:val="24"/>
          <w:szCs w:val="24"/>
        </w:rPr>
        <w:t xml:space="preserve"> The same prompt to the same model on different days returns materially different output. For users running consequential work, that variability is not noise. It is a structural problem that compounds. Noble's analysis suggests the variability is not evenly distributed: the system performs well for some populations and poorly for others, in patterns that track existing inequalities (</w:t>
      </w:r>
      <w:r w:rsidRPr="006F10FF">
        <w:rPr>
          <w:rFonts w:ascii="Times New Roman" w:hAnsi="Times New Roman" w:cs="Times New Roman"/>
          <w:color w:val="0563C1"/>
          <w:sz w:val="24"/>
          <w:szCs w:val="24"/>
          <w:u w:val="single"/>
        </w:rPr>
        <w:t>Noble, 2018</w:t>
      </w:r>
      <w:r w:rsidRPr="006F10FF">
        <w:rPr>
          <w:rFonts w:ascii="Times New Roman" w:hAnsi="Times New Roman" w:cs="Times New Roman"/>
          <w:sz w:val="24"/>
          <w:szCs w:val="24"/>
        </w:rPr>
        <w:t>). The reliability problem is therefore also a distribution problem. The error rate data in Section 6 confirms it empirically.</w:t>
      </w:r>
    </w:p>
    <w:p w14:paraId="6F0DB82E"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t>8. Conclusion: Designed, Not Broken</w:t>
      </w:r>
    </w:p>
    <w:p w14:paraId="7C5F9F7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The </w:t>
      </w:r>
      <w:proofErr w:type="gramStart"/>
      <w:r w:rsidRPr="006F10FF">
        <w:rPr>
          <w:rFonts w:ascii="Times New Roman" w:hAnsi="Times New Roman" w:cs="Times New Roman"/>
          <w:sz w:val="24"/>
          <w:szCs w:val="24"/>
        </w:rPr>
        <w:t>harms</w:t>
      </w:r>
      <w:proofErr w:type="gramEnd"/>
      <w:r w:rsidRPr="006F10FF">
        <w:rPr>
          <w:rFonts w:ascii="Times New Roman" w:hAnsi="Times New Roman" w:cs="Times New Roman"/>
          <w:sz w:val="24"/>
          <w:szCs w:val="24"/>
        </w:rPr>
        <w:t xml:space="preserve"> documented here </w:t>
      </w:r>
      <w:proofErr w:type="gramStart"/>
      <w:r w:rsidRPr="006F10FF">
        <w:rPr>
          <w:rFonts w:ascii="Times New Roman" w:hAnsi="Times New Roman" w:cs="Times New Roman"/>
          <w:sz w:val="24"/>
          <w:szCs w:val="24"/>
        </w:rPr>
        <w:t>are</w:t>
      </w:r>
      <w:proofErr w:type="gramEnd"/>
      <w:r w:rsidRPr="006F10FF">
        <w:rPr>
          <w:rFonts w:ascii="Times New Roman" w:hAnsi="Times New Roman" w:cs="Times New Roman"/>
          <w:sz w:val="24"/>
          <w:szCs w:val="24"/>
        </w:rPr>
        <w:t xml:space="preserve"> not bugs in otherwise well-designed systems. They are the outcomes of systems doing exactly what their design rewards: extract data at scale, classify it efficiently, decide quickly, distribute capability to those who pay, and project authority regardless of accuracy. Each outcome serves someone. That someone is rarely the user.</w:t>
      </w:r>
    </w:p>
    <w:p w14:paraId="7B7581A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Dobrin's response — collaborate carefully, prompt transparently, vet outputs — is necessary practice for anyone working with these systems day to day. It is also, </w:t>
      </w:r>
      <w:proofErr w:type="gramStart"/>
      <w:r w:rsidRPr="006F10FF">
        <w:rPr>
          <w:rFonts w:ascii="Times New Roman" w:hAnsi="Times New Roman" w:cs="Times New Roman"/>
          <w:sz w:val="24"/>
          <w:szCs w:val="24"/>
        </w:rPr>
        <w:t>on</w:t>
      </w:r>
      <w:proofErr w:type="gramEnd"/>
      <w:r w:rsidRPr="006F10FF">
        <w:rPr>
          <w:rFonts w:ascii="Times New Roman" w:hAnsi="Times New Roman" w:cs="Times New Roman"/>
          <w:sz w:val="24"/>
          <w:szCs w:val="24"/>
        </w:rPr>
        <w:t xml:space="preserve"> Crawford's reading, insufficient as ethics. The supply chain underwriting the collaboration violates consent at every link, from the lithium pulled out of the Atacama to the labelers paid pennies to mark training data to the users whose family photographs were scraped without their knowledge to make the model fluent. Responsible use cannot reach back through the chain. The user-side ethics Dobrin offers </w:t>
      </w:r>
      <w:proofErr w:type="gramStart"/>
      <w:r w:rsidRPr="006F10FF">
        <w:rPr>
          <w:rFonts w:ascii="Times New Roman" w:hAnsi="Times New Roman" w:cs="Times New Roman"/>
          <w:sz w:val="24"/>
          <w:szCs w:val="24"/>
        </w:rPr>
        <w:t>is</w:t>
      </w:r>
      <w:proofErr w:type="gramEnd"/>
      <w:r w:rsidRPr="006F10FF">
        <w:rPr>
          <w:rFonts w:ascii="Times New Roman" w:hAnsi="Times New Roman" w:cs="Times New Roman"/>
          <w:sz w:val="24"/>
          <w:szCs w:val="24"/>
        </w:rPr>
        <w:t xml:space="preserve"> real but partial. The infrastructure ethics Crawford demands is the part that has not been built.</w:t>
      </w:r>
    </w:p>
    <w:p w14:paraId="65FBD362"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The counterargument refused here — that consent is incompatible with utility — is institutional preference dressed as technical necessity. Privacy-preserving </w:t>
      </w:r>
      <w:proofErr w:type="gramStart"/>
      <w:r w:rsidRPr="006F10FF">
        <w:rPr>
          <w:rFonts w:ascii="Times New Roman" w:hAnsi="Times New Roman" w:cs="Times New Roman"/>
          <w:sz w:val="24"/>
          <w:szCs w:val="24"/>
        </w:rPr>
        <w:t>architectures exist</w:t>
      </w:r>
      <w:proofErr w:type="gramEnd"/>
      <w:r w:rsidRPr="006F10FF">
        <w:rPr>
          <w:rFonts w:ascii="Times New Roman" w:hAnsi="Times New Roman" w:cs="Times New Roman"/>
          <w:sz w:val="24"/>
          <w:szCs w:val="24"/>
        </w:rPr>
        <w:t xml:space="preserve">. Governance has shown them viable. The industry has chosen not to prioritize them because data concentration is itself the moat. Knowing this changes the question. The </w:t>
      </w:r>
      <w:r w:rsidRPr="006F10FF">
        <w:rPr>
          <w:rFonts w:ascii="Times New Roman" w:hAnsi="Times New Roman" w:cs="Times New Roman"/>
          <w:sz w:val="24"/>
          <w:szCs w:val="24"/>
        </w:rPr>
        <w:lastRenderedPageBreak/>
        <w:t>issue is not whether AI can be made ethical by the institutions that built it. The issue is whether users will remain passive participants — supplying data, accepting outputs, absorbing the costs in Section 6 — or begin constructing their own systems of constraint.</w:t>
      </w:r>
    </w:p>
    <w:p w14:paraId="08E95037"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The Modular Adaptive Entity (MAE) protocol is one answer to that question. It is imperfect, idiosyncratic, and constrained by the same systems it tries to govern. It is also a deliberate act of user-authored structure in an environment the industry has not structured on the user's behalf. The companion paper develops MAE in full. This paper has done the diagnostic work that makes the response coherent.</w:t>
      </w:r>
    </w:p>
    <w:p w14:paraId="79B6F9E3" w14:textId="77777777" w:rsidR="00D61F08" w:rsidRPr="006F10FF" w:rsidRDefault="00000000" w:rsidP="006F10FF">
      <w:pPr>
        <w:ind w:firstLine="720"/>
        <w:rPr>
          <w:rFonts w:ascii="Times New Roman" w:hAnsi="Times New Roman" w:cs="Times New Roman"/>
          <w:sz w:val="24"/>
          <w:szCs w:val="24"/>
        </w:rPr>
      </w:pPr>
      <w:r w:rsidRPr="006F10FF">
        <w:rPr>
          <w:rFonts w:ascii="Times New Roman" w:hAnsi="Times New Roman" w:cs="Times New Roman"/>
          <w:sz w:val="24"/>
          <w:szCs w:val="24"/>
        </w:rPr>
        <w:t xml:space="preserve">The diagnosis is not pessimism. It is precision. Systems operating as designed can be redesigned. UNESCO and the EU AI Act represent meaningful steps. NIST offers </w:t>
      </w:r>
      <w:proofErr w:type="gramStart"/>
      <w:r w:rsidRPr="006F10FF">
        <w:rPr>
          <w:rFonts w:ascii="Times New Roman" w:hAnsi="Times New Roman" w:cs="Times New Roman"/>
          <w:sz w:val="24"/>
          <w:szCs w:val="24"/>
        </w:rPr>
        <w:t>a vocabulary</w:t>
      </w:r>
      <w:proofErr w:type="gramEnd"/>
      <w:r w:rsidRPr="006F10FF">
        <w:rPr>
          <w:rFonts w:ascii="Times New Roman" w:hAnsi="Times New Roman" w:cs="Times New Roman"/>
          <w:sz w:val="24"/>
          <w:szCs w:val="24"/>
        </w:rPr>
        <w:t xml:space="preserve"> for organizations willing to take </w:t>
      </w:r>
      <w:proofErr w:type="gramStart"/>
      <w:r w:rsidRPr="006F10FF">
        <w:rPr>
          <w:rFonts w:ascii="Times New Roman" w:hAnsi="Times New Roman" w:cs="Times New Roman"/>
          <w:sz w:val="24"/>
          <w:szCs w:val="24"/>
        </w:rPr>
        <w:t>risk</w:t>
      </w:r>
      <w:proofErr w:type="gramEnd"/>
      <w:r w:rsidRPr="006F10FF">
        <w:rPr>
          <w:rFonts w:ascii="Times New Roman" w:hAnsi="Times New Roman" w:cs="Times New Roman"/>
          <w:sz w:val="24"/>
          <w:szCs w:val="24"/>
        </w:rPr>
        <w:t xml:space="preserve"> seriously rather than performatively. None of those frameworks </w:t>
      </w:r>
      <w:proofErr w:type="gramStart"/>
      <w:r w:rsidRPr="006F10FF">
        <w:rPr>
          <w:rFonts w:ascii="Times New Roman" w:hAnsi="Times New Roman" w:cs="Times New Roman"/>
          <w:sz w:val="24"/>
          <w:szCs w:val="24"/>
        </w:rPr>
        <w:t>protects</w:t>
      </w:r>
      <w:proofErr w:type="gramEnd"/>
      <w:r w:rsidRPr="006F10FF">
        <w:rPr>
          <w:rFonts w:ascii="Times New Roman" w:hAnsi="Times New Roman" w:cs="Times New Roman"/>
          <w:sz w:val="24"/>
          <w:szCs w:val="24"/>
        </w:rPr>
        <w:t xml:space="preserve"> users who do not know they need protection. Critical AI literacy and the capacity to construct personal systems of constraint are not supplements to governance. They are prerequisites for it.</w:t>
      </w:r>
    </w:p>
    <w:p w14:paraId="7B9D643C" w14:textId="77777777" w:rsidR="00D61F08"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That is the argument. The next paper builds </w:t>
      </w:r>
      <w:proofErr w:type="gramStart"/>
      <w:r w:rsidRPr="006F10FF">
        <w:rPr>
          <w:rFonts w:ascii="Times New Roman" w:hAnsi="Times New Roman" w:cs="Times New Roman"/>
          <w:sz w:val="24"/>
          <w:szCs w:val="24"/>
        </w:rPr>
        <w:t>the response</w:t>
      </w:r>
      <w:proofErr w:type="gramEnd"/>
      <w:r w:rsidRPr="006F10FF">
        <w:rPr>
          <w:rFonts w:ascii="Times New Roman" w:hAnsi="Times New Roman" w:cs="Times New Roman"/>
          <w:sz w:val="24"/>
          <w:szCs w:val="24"/>
        </w:rPr>
        <w:t>.</w:t>
      </w:r>
    </w:p>
    <w:p w14:paraId="34933300" w14:textId="77777777" w:rsidR="006F10FF" w:rsidRDefault="006F10FF">
      <w:pPr>
        <w:rPr>
          <w:rFonts w:ascii="Times New Roman" w:hAnsi="Times New Roman" w:cs="Times New Roman"/>
          <w:sz w:val="24"/>
          <w:szCs w:val="24"/>
        </w:rPr>
      </w:pPr>
    </w:p>
    <w:p w14:paraId="5428F93D" w14:textId="77777777" w:rsidR="006F10FF" w:rsidRDefault="006F10FF">
      <w:pPr>
        <w:rPr>
          <w:rFonts w:ascii="Times New Roman" w:hAnsi="Times New Roman" w:cs="Times New Roman"/>
          <w:sz w:val="24"/>
          <w:szCs w:val="24"/>
        </w:rPr>
      </w:pPr>
    </w:p>
    <w:p w14:paraId="531D1D62" w14:textId="77777777" w:rsidR="006F10FF" w:rsidRDefault="006F10FF">
      <w:pPr>
        <w:rPr>
          <w:rFonts w:ascii="Times New Roman" w:hAnsi="Times New Roman" w:cs="Times New Roman"/>
          <w:sz w:val="24"/>
          <w:szCs w:val="24"/>
        </w:rPr>
      </w:pPr>
    </w:p>
    <w:p w14:paraId="6F939562" w14:textId="77777777" w:rsidR="006F10FF" w:rsidRDefault="006F10FF">
      <w:pPr>
        <w:rPr>
          <w:rFonts w:ascii="Times New Roman" w:hAnsi="Times New Roman" w:cs="Times New Roman"/>
          <w:sz w:val="24"/>
          <w:szCs w:val="24"/>
        </w:rPr>
      </w:pPr>
    </w:p>
    <w:p w14:paraId="46D9916A" w14:textId="77777777" w:rsidR="006F10FF" w:rsidRDefault="006F10FF">
      <w:pPr>
        <w:rPr>
          <w:rFonts w:ascii="Times New Roman" w:hAnsi="Times New Roman" w:cs="Times New Roman"/>
          <w:sz w:val="24"/>
          <w:szCs w:val="24"/>
        </w:rPr>
      </w:pPr>
    </w:p>
    <w:p w14:paraId="2774F6F7" w14:textId="77777777" w:rsidR="006F10FF" w:rsidRDefault="006F10FF">
      <w:pPr>
        <w:rPr>
          <w:rFonts w:ascii="Times New Roman" w:hAnsi="Times New Roman" w:cs="Times New Roman"/>
          <w:sz w:val="24"/>
          <w:szCs w:val="24"/>
        </w:rPr>
      </w:pPr>
    </w:p>
    <w:p w14:paraId="3D3FB2BA" w14:textId="77777777" w:rsidR="006F10FF" w:rsidRDefault="006F10FF">
      <w:pPr>
        <w:rPr>
          <w:rFonts w:ascii="Times New Roman" w:hAnsi="Times New Roman" w:cs="Times New Roman"/>
          <w:sz w:val="24"/>
          <w:szCs w:val="24"/>
        </w:rPr>
      </w:pPr>
    </w:p>
    <w:p w14:paraId="6E12B89A" w14:textId="77777777" w:rsidR="006F10FF" w:rsidRDefault="006F10FF">
      <w:pPr>
        <w:rPr>
          <w:rFonts w:ascii="Times New Roman" w:hAnsi="Times New Roman" w:cs="Times New Roman"/>
          <w:sz w:val="24"/>
          <w:szCs w:val="24"/>
        </w:rPr>
      </w:pPr>
    </w:p>
    <w:p w14:paraId="556045A0" w14:textId="77777777" w:rsidR="006F10FF" w:rsidRDefault="006F10FF">
      <w:pPr>
        <w:rPr>
          <w:rFonts w:ascii="Times New Roman" w:hAnsi="Times New Roman" w:cs="Times New Roman"/>
          <w:sz w:val="24"/>
          <w:szCs w:val="24"/>
        </w:rPr>
      </w:pPr>
    </w:p>
    <w:p w14:paraId="09511C88" w14:textId="77777777" w:rsidR="006F10FF" w:rsidRDefault="006F10FF">
      <w:pPr>
        <w:rPr>
          <w:rFonts w:ascii="Times New Roman" w:hAnsi="Times New Roman" w:cs="Times New Roman"/>
          <w:sz w:val="24"/>
          <w:szCs w:val="24"/>
        </w:rPr>
      </w:pPr>
    </w:p>
    <w:p w14:paraId="73DF62C8" w14:textId="77777777" w:rsidR="006F10FF" w:rsidRDefault="006F10FF">
      <w:pPr>
        <w:rPr>
          <w:rFonts w:ascii="Times New Roman" w:hAnsi="Times New Roman" w:cs="Times New Roman"/>
          <w:sz w:val="24"/>
          <w:szCs w:val="24"/>
        </w:rPr>
      </w:pPr>
    </w:p>
    <w:p w14:paraId="5D13025B" w14:textId="77777777" w:rsidR="006F10FF" w:rsidRPr="006F10FF" w:rsidRDefault="006F10FF">
      <w:pPr>
        <w:rPr>
          <w:rFonts w:ascii="Times New Roman" w:hAnsi="Times New Roman" w:cs="Times New Roman"/>
          <w:sz w:val="24"/>
          <w:szCs w:val="24"/>
        </w:rPr>
      </w:pPr>
    </w:p>
    <w:p w14:paraId="601B4BDA" w14:textId="77777777" w:rsidR="00D61F08" w:rsidRPr="006F10FF" w:rsidRDefault="00000000" w:rsidP="006F10FF">
      <w:pPr>
        <w:pStyle w:val="Heading1"/>
        <w:jc w:val="center"/>
        <w:rPr>
          <w:rFonts w:ascii="Times New Roman" w:hAnsi="Times New Roman" w:cs="Times New Roman"/>
          <w:sz w:val="24"/>
          <w:szCs w:val="24"/>
        </w:rPr>
      </w:pPr>
      <w:r w:rsidRPr="006F10FF">
        <w:rPr>
          <w:rFonts w:ascii="Times New Roman" w:hAnsi="Times New Roman" w:cs="Times New Roman"/>
          <w:sz w:val="24"/>
          <w:szCs w:val="24"/>
        </w:rPr>
        <w:lastRenderedPageBreak/>
        <w:t>References</w:t>
      </w:r>
    </w:p>
    <w:p w14:paraId="1239E65B"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Crawford, K. (2021). </w:t>
      </w:r>
      <w:r w:rsidRPr="006F10FF">
        <w:rPr>
          <w:rFonts w:ascii="Times New Roman" w:hAnsi="Times New Roman" w:cs="Times New Roman"/>
          <w:i/>
          <w:sz w:val="24"/>
          <w:szCs w:val="24"/>
        </w:rPr>
        <w:t>Atlas of AI: Power, politics, and the planetary costs of artificial intelligence</w:t>
      </w:r>
      <w:r w:rsidRPr="006F10FF">
        <w:rPr>
          <w:rFonts w:ascii="Times New Roman" w:hAnsi="Times New Roman" w:cs="Times New Roman"/>
          <w:sz w:val="24"/>
          <w:szCs w:val="24"/>
        </w:rPr>
        <w:t>. Yale University Press. https://yalebooks.yale.edu/book/9780300209570/atlas-of-ai/</w:t>
      </w:r>
    </w:p>
    <w:p w14:paraId="5246E3B6"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Dobrin, S. I. (2023). </w:t>
      </w:r>
      <w:r w:rsidRPr="006F10FF">
        <w:rPr>
          <w:rFonts w:ascii="Times New Roman" w:hAnsi="Times New Roman" w:cs="Times New Roman"/>
          <w:i/>
          <w:sz w:val="24"/>
          <w:szCs w:val="24"/>
        </w:rPr>
        <w:t>AI and writing</w:t>
      </w:r>
      <w:r w:rsidRPr="006F10FF">
        <w:rPr>
          <w:rFonts w:ascii="Times New Roman" w:hAnsi="Times New Roman" w:cs="Times New Roman"/>
          <w:sz w:val="24"/>
          <w:szCs w:val="24"/>
        </w:rPr>
        <w:t>. Broadview Press. https://gsole.org/reviews/2024.06.03</w:t>
      </w:r>
    </w:p>
    <w:p w14:paraId="049A8EDE"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European Parliament and Council of the European Union. (2024). </w:t>
      </w:r>
      <w:r w:rsidRPr="006F10FF">
        <w:rPr>
          <w:rFonts w:ascii="Times New Roman" w:hAnsi="Times New Roman" w:cs="Times New Roman"/>
          <w:i/>
          <w:sz w:val="24"/>
          <w:szCs w:val="24"/>
        </w:rPr>
        <w:t>Regulation (EU) 2024/1689 (Artificial Intelligence Act)</w:t>
      </w:r>
      <w:r w:rsidRPr="006F10FF">
        <w:rPr>
          <w:rFonts w:ascii="Times New Roman" w:hAnsi="Times New Roman" w:cs="Times New Roman"/>
          <w:sz w:val="24"/>
          <w:szCs w:val="24"/>
        </w:rPr>
        <w:t>. https://www.securitycompass.com/blog/understanding-eu-ai-act-risk-categories/</w:t>
      </w:r>
    </w:p>
    <w:p w14:paraId="386794A5"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Federal Trade Commission. (2025, January 17). </w:t>
      </w:r>
      <w:r w:rsidRPr="006F10FF">
        <w:rPr>
          <w:rFonts w:ascii="Times New Roman" w:hAnsi="Times New Roman" w:cs="Times New Roman"/>
          <w:i/>
          <w:sz w:val="24"/>
          <w:szCs w:val="24"/>
        </w:rPr>
        <w:t>FTC surveillance pricing study</w:t>
      </w:r>
      <w:r w:rsidRPr="006F10FF">
        <w:rPr>
          <w:rFonts w:ascii="Times New Roman" w:hAnsi="Times New Roman" w:cs="Times New Roman"/>
          <w:sz w:val="24"/>
          <w:szCs w:val="24"/>
        </w:rPr>
        <w:t>. https://www.ftc.gov/news-events/news/press-releases/2025/01/ftc-surveillance-pricing-study-indicates-wide-range-personal-data-used-set-individualized-consumer</w:t>
      </w:r>
    </w:p>
    <w:p w14:paraId="78BE480B"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Frontiers in Medicine. (2025). Reducing misdiagnosis in AI-driven medical diagnostics. https://www.frontiersin.org/journals/medicine/articles/10.3389/fmed.2025.1594450/full</w:t>
      </w:r>
    </w:p>
    <w:p w14:paraId="36DEC07D" w14:textId="77777777" w:rsidR="00D61F08" w:rsidRPr="006F10FF" w:rsidRDefault="00000000">
      <w:pPr>
        <w:rPr>
          <w:rFonts w:ascii="Times New Roman" w:hAnsi="Times New Roman" w:cs="Times New Roman"/>
          <w:sz w:val="24"/>
          <w:szCs w:val="24"/>
          <w:lang w:val="it-IT"/>
        </w:rPr>
      </w:pPr>
      <w:r w:rsidRPr="006F10FF">
        <w:rPr>
          <w:rFonts w:ascii="Times New Roman" w:hAnsi="Times New Roman" w:cs="Times New Roman"/>
          <w:sz w:val="24"/>
          <w:szCs w:val="24"/>
        </w:rPr>
        <w:t xml:space="preserve">Hartzog, W., &amp; Richards, N. (2026, March 4). Big tech is hungry for consumer data. </w:t>
      </w:r>
      <w:r w:rsidRPr="006F10FF">
        <w:rPr>
          <w:rFonts w:ascii="Times New Roman" w:hAnsi="Times New Roman" w:cs="Times New Roman"/>
          <w:i/>
          <w:sz w:val="24"/>
          <w:szCs w:val="24"/>
          <w:lang w:val="it-IT"/>
        </w:rPr>
        <w:t>WBUR Cognoscenti</w:t>
      </w:r>
      <w:r w:rsidRPr="006F10FF">
        <w:rPr>
          <w:rFonts w:ascii="Times New Roman" w:hAnsi="Times New Roman" w:cs="Times New Roman"/>
          <w:sz w:val="24"/>
          <w:szCs w:val="24"/>
          <w:lang w:val="it-IT"/>
        </w:rPr>
        <w:t>. https://www.wbur.org/cognoscenti/2026/03/04/big-tech-data-ai-consumer-privacy-law-woodrow-hartzog-neil-richards</w:t>
      </w:r>
    </w:p>
    <w:p w14:paraId="1A8B43DE"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IBM. (2024, July 30). </w:t>
      </w:r>
      <w:r w:rsidRPr="006F10FF">
        <w:rPr>
          <w:rFonts w:ascii="Times New Roman" w:hAnsi="Times New Roman" w:cs="Times New Roman"/>
          <w:i/>
          <w:sz w:val="24"/>
          <w:szCs w:val="24"/>
        </w:rPr>
        <w:t>IBM report: Escalating data breach disruption pushes costs to new highs</w:t>
      </w:r>
      <w:r w:rsidRPr="006F10FF">
        <w:rPr>
          <w:rFonts w:ascii="Times New Roman" w:hAnsi="Times New Roman" w:cs="Times New Roman"/>
          <w:sz w:val="24"/>
          <w:szCs w:val="24"/>
        </w:rPr>
        <w:t>. https://newsroom.ibm.com/2024-07-30-ibm-report-escalating-data-breach-disruption-pushes-costs-to-new-highs</w:t>
      </w:r>
    </w:p>
    <w:p w14:paraId="6BB767EC"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Identity Theft Resource Center. (2025, January 29). 1.7 billion individuals had personal data compromised in 2024. </w:t>
      </w:r>
      <w:r w:rsidRPr="006F10FF">
        <w:rPr>
          <w:rFonts w:ascii="Times New Roman" w:hAnsi="Times New Roman" w:cs="Times New Roman"/>
          <w:i/>
          <w:sz w:val="24"/>
          <w:szCs w:val="24"/>
        </w:rPr>
        <w:t>HIPAA Journal</w:t>
      </w:r>
      <w:r w:rsidRPr="006F10FF">
        <w:rPr>
          <w:rFonts w:ascii="Times New Roman" w:hAnsi="Times New Roman" w:cs="Times New Roman"/>
          <w:sz w:val="24"/>
          <w:szCs w:val="24"/>
        </w:rPr>
        <w:t>. https://www.hipaajournal.com/1-7-billion-individuals-data-compromised-2024/</w:t>
      </w:r>
    </w:p>
    <w:p w14:paraId="761AC57D"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National Institute of Standards and Technology. (2019, December 19). </w:t>
      </w:r>
      <w:r w:rsidRPr="006F10FF">
        <w:rPr>
          <w:rFonts w:ascii="Times New Roman" w:hAnsi="Times New Roman" w:cs="Times New Roman"/>
          <w:i/>
          <w:sz w:val="24"/>
          <w:szCs w:val="24"/>
        </w:rPr>
        <w:t>NIST study evaluates effects of race, age, sex on face recognition software</w:t>
      </w:r>
      <w:r w:rsidRPr="006F10FF">
        <w:rPr>
          <w:rFonts w:ascii="Times New Roman" w:hAnsi="Times New Roman" w:cs="Times New Roman"/>
          <w:sz w:val="24"/>
          <w:szCs w:val="24"/>
        </w:rPr>
        <w:t>. https://www.nist.gov/news-events/news/2019/12/nist-study-evaluates-effects-race-age-sex-face-recognition-software</w:t>
      </w:r>
    </w:p>
    <w:p w14:paraId="7C1736E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National Institute of Standards and Technology. (2023). </w:t>
      </w:r>
      <w:r w:rsidRPr="006F10FF">
        <w:rPr>
          <w:rFonts w:ascii="Times New Roman" w:hAnsi="Times New Roman" w:cs="Times New Roman"/>
          <w:i/>
          <w:sz w:val="24"/>
          <w:szCs w:val="24"/>
        </w:rPr>
        <w:t>Artificial Intelligence Risk Management Framework (AI RMF 1.0)</w:t>
      </w:r>
      <w:r w:rsidRPr="006F10FF">
        <w:rPr>
          <w:rFonts w:ascii="Times New Roman" w:hAnsi="Times New Roman" w:cs="Times New Roman"/>
          <w:sz w:val="24"/>
          <w:szCs w:val="24"/>
        </w:rPr>
        <w:t>. https://www.nist.gov/artificial-intelligence/ai-risk-management-framework</w:t>
      </w:r>
    </w:p>
    <w:p w14:paraId="21A15A4A"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Noble, S. U. (2018). </w:t>
      </w:r>
      <w:r w:rsidRPr="006F10FF">
        <w:rPr>
          <w:rFonts w:ascii="Times New Roman" w:hAnsi="Times New Roman" w:cs="Times New Roman"/>
          <w:i/>
          <w:sz w:val="24"/>
          <w:szCs w:val="24"/>
        </w:rPr>
        <w:t>Algorithms of oppression</w:t>
      </w:r>
      <w:r w:rsidRPr="006F10FF">
        <w:rPr>
          <w:rFonts w:ascii="Times New Roman" w:hAnsi="Times New Roman" w:cs="Times New Roman"/>
          <w:sz w:val="24"/>
          <w:szCs w:val="24"/>
        </w:rPr>
        <w:t>. NYU Press. https://datasociety.net/library/safiya-umoja-noble-algorithms-of-oppression/</w:t>
      </w:r>
    </w:p>
    <w:p w14:paraId="461188CC"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lastRenderedPageBreak/>
        <w:t xml:space="preserve">O'Neil, C. (2016). </w:t>
      </w:r>
      <w:r w:rsidRPr="006F10FF">
        <w:rPr>
          <w:rFonts w:ascii="Times New Roman" w:hAnsi="Times New Roman" w:cs="Times New Roman"/>
          <w:i/>
          <w:sz w:val="24"/>
          <w:szCs w:val="24"/>
        </w:rPr>
        <w:t>Weapons of math destruction</w:t>
      </w:r>
      <w:r w:rsidRPr="006F10FF">
        <w:rPr>
          <w:rFonts w:ascii="Times New Roman" w:hAnsi="Times New Roman" w:cs="Times New Roman"/>
          <w:sz w:val="24"/>
          <w:szCs w:val="24"/>
        </w:rPr>
        <w:t>. Crown Publishing. https://www.litcharts.com/lit/weapons-of-math-destruction/symbols/weapons-of-math-destruction</w:t>
      </w:r>
    </w:p>
    <w:p w14:paraId="29B9D1A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UNESCO. (2021). </w:t>
      </w:r>
      <w:r w:rsidRPr="006F10FF">
        <w:rPr>
          <w:rFonts w:ascii="Times New Roman" w:hAnsi="Times New Roman" w:cs="Times New Roman"/>
          <w:i/>
          <w:sz w:val="24"/>
          <w:szCs w:val="24"/>
        </w:rPr>
        <w:t>Recommendation on the ethics of artificial intelligence</w:t>
      </w:r>
      <w:r w:rsidRPr="006F10FF">
        <w:rPr>
          <w:rFonts w:ascii="Times New Roman" w:hAnsi="Times New Roman" w:cs="Times New Roman"/>
          <w:sz w:val="24"/>
          <w:szCs w:val="24"/>
        </w:rPr>
        <w:t>. https://www.unesco.org/en/articles/recommendation-ethics-artificial-intelligence</w:t>
      </w:r>
    </w:p>
    <w:p w14:paraId="58ABC6F5"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University of California, Berkeley. (2018, November 13). Minority homebuyers face widespread statistical lending discrimination. </w:t>
      </w:r>
      <w:r w:rsidRPr="006F10FF">
        <w:rPr>
          <w:rFonts w:ascii="Times New Roman" w:hAnsi="Times New Roman" w:cs="Times New Roman"/>
          <w:i/>
          <w:sz w:val="24"/>
          <w:szCs w:val="24"/>
        </w:rPr>
        <w:t>Haas News</w:t>
      </w:r>
      <w:r w:rsidRPr="006F10FF">
        <w:rPr>
          <w:rFonts w:ascii="Times New Roman" w:hAnsi="Times New Roman" w:cs="Times New Roman"/>
          <w:sz w:val="24"/>
          <w:szCs w:val="24"/>
        </w:rPr>
        <w:t>. https://newsroom.haas.berkeley.edu/minority-homebuyers-face-widespread-statistical-lending-discrimination-study-finds/</w:t>
      </w:r>
    </w:p>
    <w:p w14:paraId="50FC8B0E"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University of Washington. (2024, October 31). AI tools show biases in ranking job applicants' names. </w:t>
      </w:r>
      <w:r w:rsidRPr="006F10FF">
        <w:rPr>
          <w:rFonts w:ascii="Times New Roman" w:hAnsi="Times New Roman" w:cs="Times New Roman"/>
          <w:i/>
          <w:sz w:val="24"/>
          <w:szCs w:val="24"/>
        </w:rPr>
        <w:t>UW News</w:t>
      </w:r>
      <w:r w:rsidRPr="006F10FF">
        <w:rPr>
          <w:rFonts w:ascii="Times New Roman" w:hAnsi="Times New Roman" w:cs="Times New Roman"/>
          <w:sz w:val="24"/>
          <w:szCs w:val="24"/>
        </w:rPr>
        <w:t>. https://www.washington.edu/news/2024/10/31/ai-bias-resume-screening-race-gender/</w:t>
      </w:r>
    </w:p>
    <w:p w14:paraId="036F8111" w14:textId="77777777" w:rsidR="00D61F08" w:rsidRPr="006F10FF" w:rsidRDefault="00000000">
      <w:pPr>
        <w:rPr>
          <w:rFonts w:ascii="Times New Roman" w:hAnsi="Times New Roman" w:cs="Times New Roman"/>
          <w:sz w:val="24"/>
          <w:szCs w:val="24"/>
        </w:rPr>
      </w:pPr>
      <w:r w:rsidRPr="006F10FF">
        <w:rPr>
          <w:rFonts w:ascii="Times New Roman" w:hAnsi="Times New Roman" w:cs="Times New Roman"/>
          <w:sz w:val="24"/>
          <w:szCs w:val="24"/>
        </w:rPr>
        <w:t xml:space="preserve">Vosoughi, S., Roy, D., &amp; Aral, S. (2025). AI hiring tools exhibit complex gender and racial biases. </w:t>
      </w:r>
      <w:r w:rsidRPr="006F10FF">
        <w:rPr>
          <w:rFonts w:ascii="Times New Roman" w:hAnsi="Times New Roman" w:cs="Times New Roman"/>
          <w:i/>
          <w:sz w:val="24"/>
          <w:szCs w:val="24"/>
        </w:rPr>
        <w:t>VoxDev</w:t>
      </w:r>
      <w:r w:rsidRPr="006F10FF">
        <w:rPr>
          <w:rFonts w:ascii="Times New Roman" w:hAnsi="Times New Roman" w:cs="Times New Roman"/>
          <w:sz w:val="24"/>
          <w:szCs w:val="24"/>
        </w:rPr>
        <w:t>. https://voxdev.org/topic/technology-innovation/ai-hiring-tools-exhibit-complex-gender-and-racial-biases</w:t>
      </w:r>
    </w:p>
    <w:sectPr w:rsidR="00D61F08" w:rsidRPr="006F10FF" w:rsidSect="006F10FF">
      <w:headerReference w:type="default" r:id="rId10"/>
      <w:footerReference w:type="default" r:id="rId1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1712" w14:textId="77777777" w:rsidR="00FA18B8" w:rsidRDefault="00FA18B8" w:rsidP="006F10FF">
      <w:pPr>
        <w:spacing w:after="0" w:line="240" w:lineRule="auto"/>
      </w:pPr>
      <w:r>
        <w:separator/>
      </w:r>
    </w:p>
  </w:endnote>
  <w:endnote w:type="continuationSeparator" w:id="0">
    <w:p w14:paraId="06C14C54" w14:textId="77777777" w:rsidR="00FA18B8" w:rsidRDefault="00FA18B8" w:rsidP="006F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color w:val="365F91" w:themeColor="accent1" w:themeShade="BF"/>
        <w:sz w:val="24"/>
        <w:szCs w:val="24"/>
      </w:rPr>
      <w:alias w:val="Subtitle"/>
      <w:tag w:val=""/>
      <w:id w:val="-672731267"/>
      <w:placeholder>
        <w:docPart w:val="1E3E3AF0A5BF4D138D6CCDD26056AADF"/>
      </w:placeholder>
      <w:dataBinding w:prefixMappings="xmlns:ns0='http://purl.org/dc/elements/1.1/' xmlns:ns1='http://schemas.openxmlformats.org/package/2006/metadata/core-properties' " w:xpath="/ns1:coreProperties[1]/ns0:subject[1]" w:storeItemID="{6C3C8BC8-F283-45AE-878A-BAB7291924A1}"/>
      <w:text/>
    </w:sdtPr>
    <w:sdtContent>
      <w:p w14:paraId="7479BBD7" w14:textId="77777777" w:rsidR="006F10FF" w:rsidRPr="006F10FF" w:rsidRDefault="006F10FF" w:rsidP="006F10FF">
        <w:pPr>
          <w:pStyle w:val="NoSpacing"/>
          <w:jc w:val="center"/>
          <w:rPr>
            <w:color w:val="4F81BD" w:themeColor="accent1"/>
            <w:sz w:val="24"/>
            <w:szCs w:val="24"/>
          </w:rPr>
        </w:pPr>
        <w:r w:rsidRPr="006F10FF">
          <w:rPr>
            <w:rFonts w:asciiTheme="majorHAnsi" w:eastAsiaTheme="majorEastAsia" w:hAnsiTheme="majorHAnsi" w:cstheme="majorBidi"/>
            <w:color w:val="365F91" w:themeColor="accent1" w:themeShade="BF"/>
            <w:sz w:val="24"/>
            <w:szCs w:val="24"/>
          </w:rPr>
          <w:t>Ethical Tensions in Contemporary AI Systems</w:t>
        </w:r>
      </w:p>
    </w:sdtContent>
  </w:sdt>
  <w:p w14:paraId="017C0D99" w14:textId="77777777" w:rsidR="006F10FF" w:rsidRPr="006F10FF" w:rsidRDefault="006F10FF" w:rsidP="006F10FF">
    <w:pPr>
      <w:pStyle w:val="Foote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AA45" w14:textId="77777777" w:rsidR="00FA18B8" w:rsidRDefault="00FA18B8" w:rsidP="006F10FF">
      <w:pPr>
        <w:spacing w:after="0" w:line="240" w:lineRule="auto"/>
      </w:pPr>
      <w:r>
        <w:separator/>
      </w:r>
    </w:p>
  </w:footnote>
  <w:footnote w:type="continuationSeparator" w:id="0">
    <w:p w14:paraId="774D1632" w14:textId="77777777" w:rsidR="00FA18B8" w:rsidRDefault="00FA18B8" w:rsidP="006F1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750A" w14:textId="77777777" w:rsidR="006F10FF" w:rsidRDefault="006F10FF" w:rsidP="006F10FF">
    <w:pPr>
      <w:pStyle w:val="Header"/>
      <w:jc w:val="center"/>
    </w:pPr>
    <w:r>
      <w:t xml:space="preserve">Department of Computing and Information Sciences </w:t>
    </w:r>
  </w:p>
  <w:p w14:paraId="7980BA2D" w14:textId="77777777" w:rsidR="006F10FF" w:rsidRDefault="006F10FF" w:rsidP="006F10FF">
    <w:pPr>
      <w:pStyle w:val="Header"/>
      <w:jc w:val="center"/>
    </w:pPr>
    <w:r>
      <w:t>Niagara University</w:t>
    </w:r>
  </w:p>
  <w:p w14:paraId="64C37434" w14:textId="77777777" w:rsidR="006F10FF" w:rsidRDefault="006F10FF" w:rsidP="006F10F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273479">
    <w:abstractNumId w:val="8"/>
  </w:num>
  <w:num w:numId="2" w16cid:durableId="1659767615">
    <w:abstractNumId w:val="6"/>
  </w:num>
  <w:num w:numId="3" w16cid:durableId="2058577833">
    <w:abstractNumId w:val="5"/>
  </w:num>
  <w:num w:numId="4" w16cid:durableId="69161755">
    <w:abstractNumId w:val="4"/>
  </w:num>
  <w:num w:numId="5" w16cid:durableId="1443107638">
    <w:abstractNumId w:val="7"/>
  </w:num>
  <w:num w:numId="6" w16cid:durableId="1503593592">
    <w:abstractNumId w:val="3"/>
  </w:num>
  <w:num w:numId="7" w16cid:durableId="1956521313">
    <w:abstractNumId w:val="2"/>
  </w:num>
  <w:num w:numId="8" w16cid:durableId="2118524379">
    <w:abstractNumId w:val="1"/>
  </w:num>
  <w:num w:numId="9" w16cid:durableId="3514913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quan Palmer">
    <w15:presenceInfo w15:providerId="AD" w15:userId="S::s0976307@niagara.edu::ca1c5952-f956-4b69-a9e5-d2d21e43f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0FF"/>
    <w:rsid w:val="00AA1D8D"/>
    <w:rsid w:val="00B47730"/>
    <w:rsid w:val="00CB0664"/>
    <w:rsid w:val="00D61F08"/>
    <w:rsid w:val="00E6004F"/>
    <w:rsid w:val="00FA1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09CDF"/>
  <w14:defaultImageDpi w14:val="300"/>
  <w15:docId w15:val="{8F472B64-6C40-4A99-9673-4BC3F88A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F1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5610417D9845998282C970218F4F27"/>
        <w:category>
          <w:name w:val="General"/>
          <w:gallery w:val="placeholder"/>
        </w:category>
        <w:types>
          <w:type w:val="bbPlcHdr"/>
        </w:types>
        <w:behaviors>
          <w:behavior w:val="content"/>
        </w:behaviors>
        <w:guid w:val="{46EE5BB1-0A91-4AA7-B218-368B94CC775C}"/>
      </w:docPartPr>
      <w:docPartBody>
        <w:p w:rsidR="00000000" w:rsidRDefault="007329CA" w:rsidP="007329CA">
          <w:pPr>
            <w:pStyle w:val="A55610417D9845998282C970218F4F27"/>
          </w:pPr>
          <w:r>
            <w:rPr>
              <w:rFonts w:asciiTheme="majorHAnsi" w:eastAsiaTheme="majorEastAsia" w:hAnsiTheme="majorHAnsi" w:cstheme="majorBidi"/>
              <w:caps/>
              <w:color w:val="156082" w:themeColor="accent1"/>
              <w:sz w:val="80"/>
              <w:szCs w:val="80"/>
            </w:rPr>
            <w:t>[Document title]</w:t>
          </w:r>
        </w:p>
      </w:docPartBody>
    </w:docPart>
    <w:docPart>
      <w:docPartPr>
        <w:name w:val="C8B6FA127FE64F6BB5ADF88DF9D6A408"/>
        <w:category>
          <w:name w:val="General"/>
          <w:gallery w:val="placeholder"/>
        </w:category>
        <w:types>
          <w:type w:val="bbPlcHdr"/>
        </w:types>
        <w:behaviors>
          <w:behavior w:val="content"/>
        </w:behaviors>
        <w:guid w:val="{EC6763D8-3C7C-48B4-B39D-460A74B3FEA9}"/>
      </w:docPartPr>
      <w:docPartBody>
        <w:p w:rsidR="00000000" w:rsidRDefault="007329CA" w:rsidP="007329CA">
          <w:pPr>
            <w:pStyle w:val="C8B6FA127FE64F6BB5ADF88DF9D6A408"/>
          </w:pPr>
          <w:r>
            <w:rPr>
              <w:color w:val="156082" w:themeColor="accent1"/>
              <w:sz w:val="28"/>
              <w:szCs w:val="28"/>
            </w:rPr>
            <w:t>[Document subtitle]</w:t>
          </w:r>
        </w:p>
      </w:docPartBody>
    </w:docPart>
    <w:docPart>
      <w:docPartPr>
        <w:name w:val="1E3E3AF0A5BF4D138D6CCDD26056AADF"/>
        <w:category>
          <w:name w:val="General"/>
          <w:gallery w:val="placeholder"/>
        </w:category>
        <w:types>
          <w:type w:val="bbPlcHdr"/>
        </w:types>
        <w:behaviors>
          <w:behavior w:val="content"/>
        </w:behaviors>
        <w:guid w:val="{9EAD72FB-B45F-4ECC-BC0B-807AB876ED20}"/>
      </w:docPartPr>
      <w:docPartBody>
        <w:p w:rsidR="00000000" w:rsidRDefault="007329CA" w:rsidP="007329CA">
          <w:pPr>
            <w:pStyle w:val="1E3E3AF0A5BF4D138D6CCDD26056AAD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CA"/>
    <w:rsid w:val="0017542E"/>
    <w:rsid w:val="007329CA"/>
    <w:rsid w:val="00E6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5610417D9845998282C970218F4F27">
    <w:name w:val="A55610417D9845998282C970218F4F27"/>
    <w:rsid w:val="007329CA"/>
  </w:style>
  <w:style w:type="paragraph" w:customStyle="1" w:styleId="C8B6FA127FE64F6BB5ADF88DF9D6A408">
    <w:name w:val="C8B6FA127FE64F6BB5ADF88DF9D6A408"/>
    <w:rsid w:val="007329CA"/>
  </w:style>
  <w:style w:type="paragraph" w:customStyle="1" w:styleId="404B2036A3B34F2785F22C3B8DAE347D">
    <w:name w:val="404B2036A3B34F2785F22C3B8DAE347D"/>
    <w:rsid w:val="007329CA"/>
  </w:style>
  <w:style w:type="paragraph" w:customStyle="1" w:styleId="1E3E3AF0A5BF4D138D6CCDD26056AADF">
    <w:name w:val="1E3E3AF0A5BF4D138D6CCDD26056AADF"/>
    <w:rsid w:val="007329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3697</Words>
  <Characters>21076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and Concern: A Condensed Argument</dc:title>
  <dc:subject>Ethical Tensions in Contemporary AI Systems</dc:subject>
  <dc:creator>python-docx</dc:creator>
  <cp:keywords/>
  <dc:description>generated by python-docx</dc:description>
  <cp:lastModifiedBy>Caquan Palmer</cp:lastModifiedBy>
  <cp:revision>2</cp:revision>
  <dcterms:created xsi:type="dcterms:W3CDTF">2013-12-23T23:15:00Z</dcterms:created>
  <dcterms:modified xsi:type="dcterms:W3CDTF">2026-04-29T20:25:00Z</dcterms:modified>
  <cp:category/>
</cp:coreProperties>
</file>